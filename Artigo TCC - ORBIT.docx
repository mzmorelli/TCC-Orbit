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2F52B7" w:rsidRDefault="002F52B7">
      <w:pPr>
        <w:widowControl w:val="0"/>
        <w:pBdr>
          <w:top w:val="nil"/>
          <w:left w:val="nil"/>
          <w:bottom w:val="nil"/>
          <w:right w:val="nil"/>
          <w:between w:val="nil"/>
        </w:pBdr>
      </w:pPr>
    </w:p>
    <w:p w14:paraId="34BB81C8" w14:textId="239A90AE" w:rsidR="002F52B7" w:rsidRPr="00981CE9" w:rsidRDefault="003A6F68" w:rsidP="524C0BC7">
      <w:pPr>
        <w:jc w:val="center"/>
        <w:rPr>
          <w:rFonts w:ascii="Arial" w:eastAsia="Arial" w:hAnsi="Arial" w:cs="Arial"/>
          <w:b/>
          <w:bCs/>
          <w:sz w:val="24"/>
          <w:szCs w:val="24"/>
        </w:rPr>
      </w:pPr>
      <w:r w:rsidRPr="524C0BC7">
        <w:rPr>
          <w:rFonts w:ascii="Arial" w:eastAsia="Arial" w:hAnsi="Arial" w:cs="Arial"/>
          <w:b/>
          <w:bCs/>
          <w:sz w:val="24"/>
          <w:szCs w:val="24"/>
        </w:rPr>
        <w:t>CENTRO PAULA</w:t>
      </w:r>
      <w:r w:rsidR="491FF38E" w:rsidRPr="524C0BC7">
        <w:rPr>
          <w:rFonts w:ascii="Arial" w:eastAsia="Arial" w:hAnsi="Arial" w:cs="Arial"/>
          <w:b/>
          <w:bCs/>
          <w:sz w:val="24"/>
          <w:szCs w:val="24"/>
        </w:rPr>
        <w:t xml:space="preserve"> </w:t>
      </w:r>
      <w:r w:rsidRPr="524C0BC7">
        <w:rPr>
          <w:rFonts w:ascii="Arial" w:eastAsia="Arial" w:hAnsi="Arial" w:cs="Arial"/>
          <w:b/>
          <w:bCs/>
          <w:sz w:val="24"/>
          <w:szCs w:val="24"/>
        </w:rPr>
        <w:t>SOUZA</w:t>
      </w:r>
    </w:p>
    <w:p w14:paraId="1113A435" w14:textId="77777777" w:rsidR="002F52B7" w:rsidRPr="00981CE9" w:rsidRDefault="003A6F68">
      <w:pPr>
        <w:jc w:val="center"/>
        <w:rPr>
          <w:rFonts w:ascii="Arial" w:eastAsia="Arial" w:hAnsi="Arial" w:cs="Arial"/>
          <w:b/>
          <w:sz w:val="24"/>
          <w:szCs w:val="24"/>
        </w:rPr>
      </w:pPr>
      <w:r w:rsidRPr="00981CE9">
        <w:rPr>
          <w:rFonts w:ascii="Arial" w:eastAsia="Arial" w:hAnsi="Arial" w:cs="Arial"/>
          <w:b/>
          <w:sz w:val="24"/>
          <w:szCs w:val="24"/>
        </w:rPr>
        <w:t>ETEC DE REGISTRO</w:t>
      </w:r>
    </w:p>
    <w:p w14:paraId="76F9D5D6" w14:textId="77777777" w:rsidR="002F52B7" w:rsidRPr="00981CE9" w:rsidRDefault="003A6F68">
      <w:pPr>
        <w:pBdr>
          <w:bottom w:val="single" w:sz="6" w:space="0" w:color="FFFFFF"/>
        </w:pBdr>
        <w:shd w:val="clear" w:color="auto" w:fill="FFFFFF"/>
        <w:jc w:val="center"/>
        <w:rPr>
          <w:rFonts w:ascii="Arial" w:eastAsia="Arial" w:hAnsi="Arial" w:cs="Arial"/>
          <w:b/>
          <w:sz w:val="24"/>
          <w:szCs w:val="24"/>
        </w:rPr>
      </w:pPr>
      <w:r w:rsidRPr="00981CE9">
        <w:rPr>
          <w:rFonts w:ascii="Arial" w:eastAsia="Arial" w:hAnsi="Arial" w:cs="Arial"/>
          <w:b/>
          <w:sz w:val="24"/>
          <w:szCs w:val="24"/>
        </w:rPr>
        <w:t>TÉCNICO EM DESENVOLVIMENTO DE SISTEMAS INTEGRADO AO ENSINO MÉDIO</w:t>
      </w:r>
    </w:p>
    <w:p w14:paraId="0A37501D" w14:textId="77777777" w:rsidR="002F52B7" w:rsidRPr="00981CE9" w:rsidRDefault="002F52B7">
      <w:pPr>
        <w:jc w:val="center"/>
        <w:rPr>
          <w:rFonts w:ascii="Arial" w:eastAsia="Arial" w:hAnsi="Arial" w:cs="Arial"/>
          <w:b/>
          <w:sz w:val="24"/>
          <w:szCs w:val="24"/>
        </w:rPr>
      </w:pPr>
    </w:p>
    <w:p w14:paraId="5DAB6C7B" w14:textId="77777777" w:rsidR="002F52B7" w:rsidRPr="00981CE9" w:rsidRDefault="002F52B7">
      <w:pPr>
        <w:jc w:val="center"/>
        <w:rPr>
          <w:rFonts w:ascii="Arial" w:eastAsia="Arial" w:hAnsi="Arial" w:cs="Arial"/>
          <w:b/>
          <w:sz w:val="24"/>
          <w:szCs w:val="24"/>
        </w:rPr>
      </w:pPr>
    </w:p>
    <w:p w14:paraId="02EB378F" w14:textId="77777777" w:rsidR="002F52B7" w:rsidRPr="00981CE9" w:rsidRDefault="002F52B7">
      <w:pPr>
        <w:jc w:val="center"/>
        <w:rPr>
          <w:rFonts w:ascii="Arial" w:eastAsia="Arial" w:hAnsi="Arial" w:cs="Arial"/>
          <w:b/>
          <w:sz w:val="24"/>
          <w:szCs w:val="24"/>
        </w:rPr>
      </w:pPr>
    </w:p>
    <w:p w14:paraId="6A05A809" w14:textId="77777777" w:rsidR="002F52B7" w:rsidRPr="00981CE9" w:rsidRDefault="002F52B7">
      <w:pPr>
        <w:jc w:val="center"/>
        <w:rPr>
          <w:rFonts w:ascii="Arial" w:eastAsia="Arial" w:hAnsi="Arial" w:cs="Arial"/>
          <w:b/>
          <w:sz w:val="24"/>
          <w:szCs w:val="24"/>
        </w:rPr>
      </w:pPr>
    </w:p>
    <w:p w14:paraId="5A39BBE3" w14:textId="77777777" w:rsidR="002F52B7" w:rsidRPr="00981CE9" w:rsidRDefault="002F52B7">
      <w:pPr>
        <w:jc w:val="center"/>
        <w:rPr>
          <w:rFonts w:ascii="Arial" w:eastAsia="Arial" w:hAnsi="Arial" w:cs="Arial"/>
          <w:b/>
          <w:sz w:val="24"/>
          <w:szCs w:val="24"/>
        </w:rPr>
      </w:pPr>
    </w:p>
    <w:p w14:paraId="41C8F396" w14:textId="77777777" w:rsidR="002F52B7" w:rsidRPr="00981CE9" w:rsidRDefault="002F52B7">
      <w:pPr>
        <w:jc w:val="center"/>
        <w:rPr>
          <w:rFonts w:ascii="Arial" w:eastAsia="Arial" w:hAnsi="Arial" w:cs="Arial"/>
          <w:b/>
          <w:sz w:val="24"/>
          <w:szCs w:val="24"/>
        </w:rPr>
      </w:pPr>
    </w:p>
    <w:p w14:paraId="72A3D3EC" w14:textId="77777777" w:rsidR="002F52B7" w:rsidRPr="00981CE9" w:rsidRDefault="002F52B7">
      <w:pPr>
        <w:jc w:val="center"/>
        <w:rPr>
          <w:rFonts w:ascii="Arial" w:eastAsia="Arial" w:hAnsi="Arial" w:cs="Arial"/>
          <w:b/>
          <w:sz w:val="24"/>
          <w:szCs w:val="24"/>
        </w:rPr>
      </w:pPr>
    </w:p>
    <w:p w14:paraId="3B03FE4B" w14:textId="77777777" w:rsidR="002F52B7" w:rsidRPr="00981CE9" w:rsidRDefault="001F25C0">
      <w:pPr>
        <w:jc w:val="center"/>
        <w:rPr>
          <w:rFonts w:ascii="Arial" w:eastAsia="Arial" w:hAnsi="Arial" w:cs="Arial"/>
          <w:b/>
          <w:sz w:val="24"/>
          <w:szCs w:val="24"/>
        </w:rPr>
      </w:pPr>
      <w:r w:rsidRPr="00981CE9">
        <w:rPr>
          <w:rFonts w:ascii="Arial" w:eastAsia="Arial" w:hAnsi="Arial" w:cs="Arial"/>
          <w:b/>
          <w:sz w:val="24"/>
          <w:szCs w:val="24"/>
        </w:rPr>
        <w:t xml:space="preserve">Julia Paulino </w:t>
      </w:r>
      <w:proofErr w:type="spellStart"/>
      <w:r w:rsidRPr="00981CE9">
        <w:rPr>
          <w:rFonts w:ascii="Arial" w:eastAsia="Arial" w:hAnsi="Arial" w:cs="Arial"/>
          <w:b/>
          <w:sz w:val="24"/>
          <w:szCs w:val="24"/>
        </w:rPr>
        <w:t>Alabi</w:t>
      </w:r>
      <w:proofErr w:type="spellEnd"/>
    </w:p>
    <w:p w14:paraId="6E28936F" w14:textId="77777777" w:rsidR="002F52B7" w:rsidRPr="00981CE9" w:rsidRDefault="001F25C0">
      <w:pPr>
        <w:jc w:val="center"/>
        <w:rPr>
          <w:rFonts w:ascii="Arial" w:eastAsia="Arial" w:hAnsi="Arial" w:cs="Arial"/>
          <w:b/>
          <w:sz w:val="24"/>
          <w:szCs w:val="24"/>
        </w:rPr>
      </w:pPr>
      <w:r w:rsidRPr="00981CE9">
        <w:rPr>
          <w:rFonts w:ascii="Arial" w:eastAsia="Arial" w:hAnsi="Arial" w:cs="Arial"/>
          <w:b/>
          <w:sz w:val="24"/>
          <w:szCs w:val="24"/>
        </w:rPr>
        <w:t>Yasmin de Oliveira Bezerra</w:t>
      </w:r>
    </w:p>
    <w:p w14:paraId="6A38F538" w14:textId="77777777" w:rsidR="002F52B7" w:rsidRPr="00981CE9" w:rsidRDefault="001F25C0" w:rsidP="001F25C0">
      <w:pPr>
        <w:jc w:val="center"/>
        <w:rPr>
          <w:rFonts w:ascii="Arial" w:eastAsia="Arial" w:hAnsi="Arial" w:cs="Arial"/>
          <w:b/>
          <w:sz w:val="24"/>
          <w:szCs w:val="24"/>
        </w:rPr>
      </w:pPr>
      <w:proofErr w:type="spellStart"/>
      <w:r w:rsidRPr="00981CE9">
        <w:rPr>
          <w:rFonts w:ascii="Arial" w:eastAsia="Arial" w:hAnsi="Arial" w:cs="Arial"/>
          <w:b/>
          <w:sz w:val="24"/>
          <w:szCs w:val="24"/>
        </w:rPr>
        <w:t>Millie</w:t>
      </w:r>
      <w:proofErr w:type="spellEnd"/>
      <w:r w:rsidRPr="00981CE9">
        <w:rPr>
          <w:rFonts w:ascii="Arial" w:eastAsia="Arial" w:hAnsi="Arial" w:cs="Arial"/>
          <w:b/>
          <w:sz w:val="24"/>
          <w:szCs w:val="24"/>
        </w:rPr>
        <w:t xml:space="preserve"> Zanon Morelli Santos</w:t>
      </w:r>
    </w:p>
    <w:p w14:paraId="0D0B940D" w14:textId="77777777" w:rsidR="002F52B7" w:rsidRPr="00981CE9" w:rsidRDefault="002F52B7">
      <w:pPr>
        <w:jc w:val="center"/>
        <w:rPr>
          <w:rFonts w:ascii="Arial" w:eastAsia="Arial" w:hAnsi="Arial" w:cs="Arial"/>
          <w:sz w:val="24"/>
          <w:szCs w:val="24"/>
        </w:rPr>
      </w:pPr>
    </w:p>
    <w:p w14:paraId="0E27B00A" w14:textId="77777777" w:rsidR="002F52B7" w:rsidRPr="00981CE9" w:rsidRDefault="002F52B7">
      <w:pPr>
        <w:jc w:val="center"/>
        <w:rPr>
          <w:rFonts w:ascii="Arial" w:eastAsia="Arial" w:hAnsi="Arial" w:cs="Arial"/>
          <w:b/>
          <w:sz w:val="24"/>
          <w:szCs w:val="24"/>
        </w:rPr>
      </w:pPr>
    </w:p>
    <w:p w14:paraId="60061E4C" w14:textId="77777777" w:rsidR="002F52B7" w:rsidRPr="00981CE9" w:rsidRDefault="002F52B7">
      <w:pPr>
        <w:jc w:val="center"/>
        <w:rPr>
          <w:rFonts w:ascii="Arial" w:eastAsia="Arial" w:hAnsi="Arial" w:cs="Arial"/>
          <w:b/>
          <w:sz w:val="24"/>
          <w:szCs w:val="24"/>
        </w:rPr>
      </w:pPr>
    </w:p>
    <w:p w14:paraId="44EAFD9C" w14:textId="77777777" w:rsidR="002F52B7" w:rsidRPr="00981CE9" w:rsidRDefault="002F52B7">
      <w:pPr>
        <w:jc w:val="center"/>
        <w:rPr>
          <w:rFonts w:ascii="Arial" w:eastAsia="Arial" w:hAnsi="Arial" w:cs="Arial"/>
          <w:b/>
          <w:sz w:val="24"/>
          <w:szCs w:val="24"/>
        </w:rPr>
      </w:pPr>
    </w:p>
    <w:p w14:paraId="4B94D5A5" w14:textId="77777777" w:rsidR="002F52B7" w:rsidRPr="00981CE9" w:rsidRDefault="002F52B7">
      <w:pPr>
        <w:jc w:val="center"/>
        <w:rPr>
          <w:rFonts w:ascii="Arial" w:eastAsia="Arial" w:hAnsi="Arial" w:cs="Arial"/>
          <w:b/>
          <w:sz w:val="24"/>
          <w:szCs w:val="24"/>
        </w:rPr>
      </w:pPr>
    </w:p>
    <w:p w14:paraId="3DEEC669" w14:textId="77777777" w:rsidR="002F52B7" w:rsidRPr="00981CE9" w:rsidRDefault="002F52B7">
      <w:pPr>
        <w:jc w:val="center"/>
        <w:rPr>
          <w:rFonts w:ascii="Arial" w:eastAsia="Arial" w:hAnsi="Arial" w:cs="Arial"/>
          <w:b/>
          <w:sz w:val="24"/>
          <w:szCs w:val="24"/>
        </w:rPr>
      </w:pPr>
    </w:p>
    <w:p w14:paraId="3656B9AB" w14:textId="77777777" w:rsidR="002F52B7" w:rsidRPr="00981CE9" w:rsidRDefault="002F52B7">
      <w:pPr>
        <w:jc w:val="center"/>
        <w:rPr>
          <w:rFonts w:ascii="Arial" w:eastAsia="Arial" w:hAnsi="Arial" w:cs="Arial"/>
          <w:b/>
          <w:sz w:val="24"/>
          <w:szCs w:val="24"/>
        </w:rPr>
      </w:pPr>
    </w:p>
    <w:p w14:paraId="3E099B33" w14:textId="77777777" w:rsidR="002F52B7" w:rsidRPr="00981CE9" w:rsidRDefault="001F25C0">
      <w:pPr>
        <w:jc w:val="center"/>
        <w:rPr>
          <w:rFonts w:ascii="Arial" w:eastAsia="Arial" w:hAnsi="Arial" w:cs="Arial"/>
          <w:b/>
          <w:sz w:val="24"/>
          <w:szCs w:val="24"/>
        </w:rPr>
      </w:pPr>
      <w:r w:rsidRPr="00981CE9">
        <w:rPr>
          <w:rFonts w:ascii="Arial" w:eastAsia="Arial" w:hAnsi="Arial" w:cs="Arial"/>
          <w:b/>
          <w:sz w:val="24"/>
          <w:szCs w:val="24"/>
        </w:rPr>
        <w:t>ORBIT</w:t>
      </w:r>
      <w:r w:rsidR="003A6F68" w:rsidRPr="00981CE9">
        <w:rPr>
          <w:rFonts w:ascii="Arial" w:eastAsia="Arial" w:hAnsi="Arial" w:cs="Arial"/>
          <w:b/>
          <w:sz w:val="24"/>
          <w:szCs w:val="24"/>
        </w:rPr>
        <w:t xml:space="preserve">: </w:t>
      </w:r>
      <w:r w:rsidRPr="00981CE9">
        <w:rPr>
          <w:rFonts w:ascii="Arial" w:eastAsia="Arial" w:hAnsi="Arial" w:cs="Arial"/>
          <w:b/>
          <w:sz w:val="24"/>
          <w:szCs w:val="24"/>
        </w:rPr>
        <w:t>Aplicativo de rastreio e busca de desaparecidos</w:t>
      </w:r>
    </w:p>
    <w:p w14:paraId="45FB0818" w14:textId="77777777" w:rsidR="002F52B7" w:rsidRPr="00981CE9" w:rsidRDefault="002F52B7">
      <w:pPr>
        <w:jc w:val="center"/>
        <w:rPr>
          <w:rFonts w:ascii="Arial" w:eastAsia="Arial" w:hAnsi="Arial" w:cs="Arial"/>
          <w:sz w:val="24"/>
          <w:szCs w:val="24"/>
        </w:rPr>
      </w:pPr>
    </w:p>
    <w:p w14:paraId="049F31CB" w14:textId="77777777" w:rsidR="002F52B7" w:rsidRPr="00981CE9" w:rsidRDefault="002F52B7">
      <w:pPr>
        <w:jc w:val="center"/>
        <w:rPr>
          <w:rFonts w:ascii="Arial" w:eastAsia="Arial" w:hAnsi="Arial" w:cs="Arial"/>
          <w:sz w:val="24"/>
          <w:szCs w:val="24"/>
        </w:rPr>
      </w:pPr>
    </w:p>
    <w:p w14:paraId="53128261" w14:textId="77777777" w:rsidR="002F52B7" w:rsidRPr="00981CE9" w:rsidRDefault="002F52B7">
      <w:pPr>
        <w:jc w:val="center"/>
        <w:rPr>
          <w:rFonts w:ascii="Arial" w:eastAsia="Arial" w:hAnsi="Arial" w:cs="Arial"/>
          <w:sz w:val="24"/>
          <w:szCs w:val="24"/>
        </w:rPr>
      </w:pPr>
    </w:p>
    <w:p w14:paraId="62486C05" w14:textId="77777777" w:rsidR="002F52B7" w:rsidRPr="00981CE9" w:rsidRDefault="002F52B7">
      <w:pPr>
        <w:jc w:val="center"/>
        <w:rPr>
          <w:rFonts w:ascii="Arial" w:eastAsia="Arial" w:hAnsi="Arial" w:cs="Arial"/>
          <w:sz w:val="24"/>
          <w:szCs w:val="24"/>
        </w:rPr>
      </w:pPr>
    </w:p>
    <w:p w14:paraId="4101652C" w14:textId="77777777" w:rsidR="002F52B7" w:rsidRPr="00981CE9" w:rsidRDefault="002F52B7">
      <w:pPr>
        <w:jc w:val="center"/>
        <w:rPr>
          <w:rFonts w:ascii="Arial" w:eastAsia="Arial" w:hAnsi="Arial" w:cs="Arial"/>
          <w:sz w:val="24"/>
          <w:szCs w:val="24"/>
        </w:rPr>
      </w:pPr>
    </w:p>
    <w:p w14:paraId="4B99056E" w14:textId="77777777" w:rsidR="002F52B7" w:rsidRPr="00981CE9" w:rsidRDefault="002F52B7">
      <w:pPr>
        <w:jc w:val="center"/>
        <w:rPr>
          <w:rFonts w:ascii="Arial" w:eastAsia="Arial" w:hAnsi="Arial" w:cs="Arial"/>
          <w:sz w:val="24"/>
          <w:szCs w:val="24"/>
        </w:rPr>
      </w:pPr>
    </w:p>
    <w:p w14:paraId="1299C43A" w14:textId="77777777" w:rsidR="002F52B7" w:rsidRPr="00981CE9" w:rsidRDefault="002F52B7">
      <w:pPr>
        <w:jc w:val="center"/>
        <w:rPr>
          <w:rFonts w:ascii="Arial" w:eastAsia="Arial" w:hAnsi="Arial" w:cs="Arial"/>
          <w:sz w:val="24"/>
          <w:szCs w:val="24"/>
        </w:rPr>
      </w:pPr>
    </w:p>
    <w:p w14:paraId="4DDBEF00" w14:textId="77777777" w:rsidR="002F52B7" w:rsidRPr="00981CE9" w:rsidRDefault="002F52B7">
      <w:pPr>
        <w:jc w:val="center"/>
        <w:rPr>
          <w:rFonts w:ascii="Arial" w:eastAsia="Arial" w:hAnsi="Arial" w:cs="Arial"/>
          <w:sz w:val="24"/>
          <w:szCs w:val="24"/>
        </w:rPr>
      </w:pPr>
    </w:p>
    <w:p w14:paraId="3461D779" w14:textId="77777777" w:rsidR="002F52B7" w:rsidRPr="00981CE9" w:rsidRDefault="002F52B7">
      <w:pPr>
        <w:jc w:val="center"/>
        <w:rPr>
          <w:rFonts w:ascii="Arial" w:eastAsia="Arial" w:hAnsi="Arial" w:cs="Arial"/>
          <w:sz w:val="24"/>
          <w:szCs w:val="24"/>
        </w:rPr>
      </w:pPr>
    </w:p>
    <w:p w14:paraId="3CF2D8B6" w14:textId="77777777" w:rsidR="002F52B7" w:rsidRPr="00981CE9" w:rsidRDefault="002F52B7">
      <w:pPr>
        <w:jc w:val="center"/>
        <w:rPr>
          <w:rFonts w:ascii="Arial" w:eastAsia="Arial" w:hAnsi="Arial" w:cs="Arial"/>
          <w:sz w:val="24"/>
          <w:szCs w:val="24"/>
        </w:rPr>
      </w:pPr>
    </w:p>
    <w:p w14:paraId="0FB78278" w14:textId="77777777" w:rsidR="002F52B7" w:rsidRPr="00981CE9" w:rsidRDefault="002F52B7">
      <w:pPr>
        <w:rPr>
          <w:rFonts w:ascii="Arial" w:eastAsia="Arial" w:hAnsi="Arial" w:cs="Arial"/>
          <w:sz w:val="24"/>
          <w:szCs w:val="24"/>
        </w:rPr>
      </w:pPr>
    </w:p>
    <w:p w14:paraId="1FC39945" w14:textId="77777777" w:rsidR="002F52B7" w:rsidRPr="00981CE9" w:rsidRDefault="002F52B7">
      <w:pPr>
        <w:jc w:val="center"/>
        <w:rPr>
          <w:rFonts w:ascii="Arial" w:eastAsia="Arial" w:hAnsi="Arial" w:cs="Arial"/>
          <w:sz w:val="24"/>
          <w:szCs w:val="24"/>
        </w:rPr>
      </w:pPr>
    </w:p>
    <w:p w14:paraId="4B1E8CD1" w14:textId="77777777" w:rsidR="002F52B7" w:rsidRPr="00981CE9" w:rsidRDefault="003A6F68">
      <w:pPr>
        <w:jc w:val="center"/>
        <w:rPr>
          <w:rFonts w:ascii="Arial" w:eastAsia="Arial" w:hAnsi="Arial" w:cs="Arial"/>
          <w:b/>
          <w:sz w:val="24"/>
          <w:szCs w:val="24"/>
        </w:rPr>
      </w:pPr>
      <w:r w:rsidRPr="00981CE9">
        <w:rPr>
          <w:rFonts w:ascii="Arial" w:eastAsia="Arial" w:hAnsi="Arial" w:cs="Arial"/>
          <w:b/>
          <w:sz w:val="24"/>
          <w:szCs w:val="24"/>
        </w:rPr>
        <w:t>Registro</w:t>
      </w:r>
    </w:p>
    <w:p w14:paraId="3C32F1D6" w14:textId="77777777" w:rsidR="002F52B7" w:rsidRPr="00981CE9" w:rsidRDefault="003A6F68">
      <w:pPr>
        <w:jc w:val="center"/>
        <w:rPr>
          <w:rFonts w:ascii="Arial" w:eastAsia="Arial" w:hAnsi="Arial" w:cs="Arial"/>
          <w:b/>
          <w:sz w:val="24"/>
          <w:szCs w:val="24"/>
        </w:rPr>
      </w:pPr>
      <w:r w:rsidRPr="00981CE9">
        <w:rPr>
          <w:rFonts w:ascii="Arial" w:eastAsia="Arial" w:hAnsi="Arial" w:cs="Arial"/>
          <w:b/>
          <w:sz w:val="24"/>
          <w:szCs w:val="24"/>
        </w:rPr>
        <w:t>202</w:t>
      </w:r>
      <w:r w:rsidR="001F25C0" w:rsidRPr="00981CE9">
        <w:rPr>
          <w:rFonts w:ascii="Arial" w:eastAsia="Arial" w:hAnsi="Arial" w:cs="Arial"/>
          <w:b/>
          <w:sz w:val="24"/>
          <w:szCs w:val="24"/>
        </w:rPr>
        <w:t>5</w:t>
      </w:r>
    </w:p>
    <w:p w14:paraId="0562CB0E" w14:textId="77777777" w:rsidR="002F52B7" w:rsidRPr="00981CE9" w:rsidRDefault="002F52B7">
      <w:pPr>
        <w:jc w:val="center"/>
        <w:rPr>
          <w:rFonts w:ascii="Arial" w:eastAsia="Arial" w:hAnsi="Arial" w:cs="Arial"/>
          <w:sz w:val="24"/>
          <w:szCs w:val="24"/>
        </w:rPr>
      </w:pPr>
    </w:p>
    <w:p w14:paraId="34CE0A41" w14:textId="77777777" w:rsidR="002F52B7" w:rsidRPr="00981CE9" w:rsidRDefault="002F52B7">
      <w:pPr>
        <w:jc w:val="center"/>
        <w:rPr>
          <w:rFonts w:ascii="Arial" w:eastAsia="Arial" w:hAnsi="Arial" w:cs="Arial"/>
          <w:sz w:val="24"/>
          <w:szCs w:val="24"/>
        </w:rPr>
      </w:pPr>
    </w:p>
    <w:p w14:paraId="477FA26A" w14:textId="744FD67C" w:rsidR="002F52B7" w:rsidRPr="00981CE9" w:rsidRDefault="3BE15B2C" w:rsidP="188FC981">
      <w:pPr>
        <w:jc w:val="center"/>
        <w:rPr>
          <w:rFonts w:ascii="Arial" w:eastAsia="Arial" w:hAnsi="Arial" w:cs="Arial"/>
          <w:b/>
          <w:bCs/>
          <w:sz w:val="24"/>
          <w:szCs w:val="24"/>
        </w:rPr>
      </w:pPr>
      <w:r w:rsidRPr="00981CE9">
        <w:rPr>
          <w:rFonts w:ascii="Arial" w:eastAsia="Arial" w:hAnsi="Arial" w:cs="Arial"/>
          <w:b/>
          <w:bCs/>
          <w:sz w:val="24"/>
          <w:szCs w:val="24"/>
        </w:rPr>
        <w:t xml:space="preserve">Julia Paulino </w:t>
      </w:r>
      <w:proofErr w:type="spellStart"/>
      <w:r w:rsidRPr="00981CE9">
        <w:rPr>
          <w:rFonts w:ascii="Arial" w:eastAsia="Arial" w:hAnsi="Arial" w:cs="Arial"/>
          <w:b/>
          <w:bCs/>
          <w:sz w:val="24"/>
          <w:szCs w:val="24"/>
        </w:rPr>
        <w:t>Alabi</w:t>
      </w:r>
      <w:proofErr w:type="spellEnd"/>
    </w:p>
    <w:p w14:paraId="0C88C1A0" w14:textId="71121C08" w:rsidR="002F52B7" w:rsidRPr="00981CE9" w:rsidRDefault="7271B41F" w:rsidP="188FC981">
      <w:pPr>
        <w:jc w:val="center"/>
        <w:rPr>
          <w:rFonts w:ascii="Arial" w:eastAsia="Arial" w:hAnsi="Arial" w:cs="Arial"/>
          <w:b/>
          <w:bCs/>
          <w:sz w:val="24"/>
          <w:szCs w:val="24"/>
        </w:rPr>
      </w:pPr>
      <w:r w:rsidRPr="00981CE9">
        <w:rPr>
          <w:rFonts w:ascii="Arial" w:eastAsia="Arial" w:hAnsi="Arial" w:cs="Arial"/>
          <w:b/>
          <w:bCs/>
          <w:sz w:val="24"/>
          <w:szCs w:val="24"/>
        </w:rPr>
        <w:t xml:space="preserve">  </w:t>
      </w:r>
      <w:r w:rsidR="015A8327" w:rsidRPr="00981CE9">
        <w:rPr>
          <w:rFonts w:ascii="Arial" w:eastAsia="Arial" w:hAnsi="Arial" w:cs="Arial"/>
          <w:b/>
          <w:bCs/>
          <w:sz w:val="24"/>
          <w:szCs w:val="24"/>
        </w:rPr>
        <w:t>Yasmin de Oliveira Bezerra</w:t>
      </w:r>
      <w:r w:rsidR="003A6F68" w:rsidRPr="00981CE9">
        <w:rPr>
          <w:rFonts w:ascii="Arial" w:eastAsia="Arial" w:hAnsi="Arial" w:cs="Arial"/>
          <w:b/>
          <w:bCs/>
          <w:sz w:val="24"/>
          <w:szCs w:val="24"/>
        </w:rPr>
        <w:t xml:space="preserve">  </w:t>
      </w:r>
    </w:p>
    <w:p w14:paraId="5429EC75" w14:textId="2290318B" w:rsidR="002F52B7" w:rsidRPr="00981CE9" w:rsidRDefault="35B63E22" w:rsidP="188FC981">
      <w:pPr>
        <w:jc w:val="center"/>
        <w:rPr>
          <w:rFonts w:ascii="Arial" w:eastAsia="Arial" w:hAnsi="Arial" w:cs="Arial"/>
          <w:b/>
          <w:bCs/>
          <w:sz w:val="24"/>
          <w:szCs w:val="24"/>
        </w:rPr>
      </w:pPr>
      <w:proofErr w:type="spellStart"/>
      <w:r w:rsidRPr="00981CE9">
        <w:rPr>
          <w:rFonts w:ascii="Arial" w:eastAsia="Arial" w:hAnsi="Arial" w:cs="Arial"/>
          <w:b/>
          <w:bCs/>
          <w:sz w:val="24"/>
          <w:szCs w:val="24"/>
        </w:rPr>
        <w:t>Millie</w:t>
      </w:r>
      <w:proofErr w:type="spellEnd"/>
      <w:r w:rsidRPr="00981CE9">
        <w:rPr>
          <w:rFonts w:ascii="Arial" w:eastAsia="Arial" w:hAnsi="Arial" w:cs="Arial"/>
          <w:b/>
          <w:bCs/>
          <w:sz w:val="24"/>
          <w:szCs w:val="24"/>
        </w:rPr>
        <w:t xml:space="preserve"> Zanon Morelli Santos</w:t>
      </w:r>
    </w:p>
    <w:p w14:paraId="62EBF3C5" w14:textId="77777777" w:rsidR="002F52B7" w:rsidRPr="00981CE9" w:rsidRDefault="002F52B7">
      <w:pPr>
        <w:jc w:val="center"/>
        <w:rPr>
          <w:rFonts w:ascii="Arial" w:eastAsia="Arial" w:hAnsi="Arial" w:cs="Arial"/>
          <w:b/>
          <w:sz w:val="24"/>
          <w:szCs w:val="24"/>
        </w:rPr>
      </w:pPr>
    </w:p>
    <w:p w14:paraId="6D98A12B" w14:textId="77777777" w:rsidR="002F52B7" w:rsidRPr="00981CE9" w:rsidRDefault="002F52B7">
      <w:pPr>
        <w:jc w:val="center"/>
        <w:rPr>
          <w:rFonts w:ascii="Arial" w:eastAsia="Arial" w:hAnsi="Arial" w:cs="Arial"/>
          <w:b/>
          <w:sz w:val="24"/>
          <w:szCs w:val="24"/>
        </w:rPr>
      </w:pPr>
    </w:p>
    <w:p w14:paraId="2946DB82" w14:textId="77777777" w:rsidR="002F52B7" w:rsidRPr="00981CE9" w:rsidRDefault="002F52B7">
      <w:pPr>
        <w:jc w:val="center"/>
        <w:rPr>
          <w:rFonts w:ascii="Arial" w:eastAsia="Arial" w:hAnsi="Arial" w:cs="Arial"/>
          <w:b/>
          <w:sz w:val="24"/>
          <w:szCs w:val="24"/>
        </w:rPr>
      </w:pPr>
    </w:p>
    <w:p w14:paraId="5997CC1D" w14:textId="77777777" w:rsidR="001F25C0" w:rsidRPr="00981CE9" w:rsidRDefault="001F25C0">
      <w:pPr>
        <w:jc w:val="center"/>
        <w:rPr>
          <w:rFonts w:ascii="Arial" w:eastAsia="Arial" w:hAnsi="Arial" w:cs="Arial"/>
          <w:b/>
          <w:sz w:val="24"/>
          <w:szCs w:val="24"/>
        </w:rPr>
      </w:pPr>
    </w:p>
    <w:p w14:paraId="110FFD37" w14:textId="77777777" w:rsidR="001F25C0" w:rsidRPr="00981CE9" w:rsidRDefault="001F25C0">
      <w:pPr>
        <w:jc w:val="center"/>
        <w:rPr>
          <w:rFonts w:ascii="Arial" w:eastAsia="Arial" w:hAnsi="Arial" w:cs="Arial"/>
          <w:b/>
          <w:sz w:val="24"/>
          <w:szCs w:val="24"/>
        </w:rPr>
      </w:pPr>
    </w:p>
    <w:p w14:paraId="6B699379" w14:textId="77777777" w:rsidR="002F52B7" w:rsidRPr="00981CE9" w:rsidRDefault="002F52B7">
      <w:pPr>
        <w:jc w:val="center"/>
        <w:rPr>
          <w:rFonts w:ascii="Arial" w:eastAsia="Arial" w:hAnsi="Arial" w:cs="Arial"/>
          <w:b/>
          <w:sz w:val="24"/>
          <w:szCs w:val="24"/>
        </w:rPr>
      </w:pPr>
    </w:p>
    <w:p w14:paraId="3FE9F23F" w14:textId="77777777" w:rsidR="002F52B7" w:rsidRPr="00981CE9" w:rsidRDefault="002F52B7">
      <w:pPr>
        <w:jc w:val="center"/>
        <w:rPr>
          <w:rFonts w:ascii="Arial" w:eastAsia="Arial" w:hAnsi="Arial" w:cs="Arial"/>
          <w:b/>
          <w:sz w:val="24"/>
          <w:szCs w:val="24"/>
        </w:rPr>
      </w:pPr>
    </w:p>
    <w:p w14:paraId="1F72F646" w14:textId="77777777" w:rsidR="002F52B7" w:rsidRPr="00981CE9" w:rsidRDefault="002F52B7">
      <w:pPr>
        <w:jc w:val="center"/>
        <w:rPr>
          <w:rFonts w:ascii="Arial" w:eastAsia="Arial" w:hAnsi="Arial" w:cs="Arial"/>
          <w:b/>
          <w:sz w:val="24"/>
          <w:szCs w:val="24"/>
        </w:rPr>
      </w:pPr>
    </w:p>
    <w:p w14:paraId="08CE6F91" w14:textId="77777777" w:rsidR="002F52B7" w:rsidRPr="00981CE9" w:rsidRDefault="002F52B7">
      <w:pPr>
        <w:jc w:val="center"/>
        <w:rPr>
          <w:rFonts w:ascii="Arial" w:eastAsia="Arial" w:hAnsi="Arial" w:cs="Arial"/>
          <w:b/>
          <w:sz w:val="24"/>
          <w:szCs w:val="24"/>
        </w:rPr>
      </w:pPr>
    </w:p>
    <w:p w14:paraId="61CDCEAD" w14:textId="77777777" w:rsidR="002F52B7" w:rsidRPr="00981CE9" w:rsidRDefault="002F52B7">
      <w:pPr>
        <w:jc w:val="center"/>
        <w:rPr>
          <w:rFonts w:ascii="Arial" w:eastAsia="Arial" w:hAnsi="Arial" w:cs="Arial"/>
          <w:b/>
          <w:sz w:val="24"/>
          <w:szCs w:val="24"/>
        </w:rPr>
      </w:pPr>
    </w:p>
    <w:p w14:paraId="3A65D503" w14:textId="77777777" w:rsidR="002F52B7" w:rsidRPr="00981CE9" w:rsidRDefault="001F25C0">
      <w:pPr>
        <w:jc w:val="center"/>
        <w:rPr>
          <w:rFonts w:ascii="Arial" w:eastAsia="Arial" w:hAnsi="Arial" w:cs="Arial"/>
          <w:b/>
          <w:sz w:val="24"/>
          <w:szCs w:val="24"/>
        </w:rPr>
      </w:pPr>
      <w:r w:rsidRPr="00981CE9">
        <w:rPr>
          <w:rFonts w:ascii="Arial" w:eastAsia="Arial" w:hAnsi="Arial" w:cs="Arial"/>
          <w:b/>
          <w:sz w:val="24"/>
          <w:szCs w:val="24"/>
        </w:rPr>
        <w:t>ORBIT</w:t>
      </w:r>
      <w:r w:rsidR="003A6F68" w:rsidRPr="00981CE9">
        <w:rPr>
          <w:rFonts w:ascii="Arial" w:eastAsia="Arial" w:hAnsi="Arial" w:cs="Arial"/>
          <w:b/>
          <w:sz w:val="24"/>
          <w:szCs w:val="24"/>
        </w:rPr>
        <w:t xml:space="preserve">: </w:t>
      </w:r>
      <w:r w:rsidRPr="00981CE9">
        <w:rPr>
          <w:rFonts w:ascii="Arial" w:eastAsia="Arial" w:hAnsi="Arial" w:cs="Arial"/>
          <w:b/>
          <w:sz w:val="24"/>
          <w:szCs w:val="24"/>
        </w:rPr>
        <w:t>Aplicativo de rastreio e busca de desaparecidos</w:t>
      </w:r>
    </w:p>
    <w:p w14:paraId="6BB9E253" w14:textId="77777777" w:rsidR="002F52B7" w:rsidRPr="00981CE9" w:rsidRDefault="002F52B7">
      <w:pPr>
        <w:jc w:val="center"/>
        <w:rPr>
          <w:rFonts w:ascii="Arial" w:eastAsia="Arial" w:hAnsi="Arial" w:cs="Arial"/>
          <w:b/>
          <w:sz w:val="24"/>
          <w:szCs w:val="24"/>
        </w:rPr>
      </w:pPr>
    </w:p>
    <w:p w14:paraId="23DE523C" w14:textId="77777777" w:rsidR="002F52B7" w:rsidRPr="00981CE9" w:rsidRDefault="002F52B7">
      <w:pPr>
        <w:jc w:val="center"/>
        <w:rPr>
          <w:rFonts w:ascii="Arial" w:eastAsia="Arial" w:hAnsi="Arial" w:cs="Arial"/>
          <w:b/>
          <w:sz w:val="24"/>
          <w:szCs w:val="24"/>
        </w:rPr>
      </w:pPr>
    </w:p>
    <w:p w14:paraId="52E56223" w14:textId="77777777" w:rsidR="002F52B7" w:rsidRPr="00981CE9" w:rsidRDefault="002F52B7">
      <w:pPr>
        <w:jc w:val="center"/>
        <w:rPr>
          <w:rFonts w:ascii="Arial" w:eastAsia="Arial" w:hAnsi="Arial" w:cs="Arial"/>
          <w:b/>
          <w:sz w:val="24"/>
          <w:szCs w:val="24"/>
        </w:rPr>
      </w:pPr>
    </w:p>
    <w:p w14:paraId="07547A01" w14:textId="77777777" w:rsidR="002F52B7" w:rsidRPr="00981CE9" w:rsidRDefault="002F52B7">
      <w:pPr>
        <w:jc w:val="center"/>
        <w:rPr>
          <w:rFonts w:ascii="Arial" w:eastAsia="Arial" w:hAnsi="Arial" w:cs="Arial"/>
          <w:b/>
          <w:sz w:val="24"/>
          <w:szCs w:val="24"/>
        </w:rPr>
      </w:pPr>
    </w:p>
    <w:p w14:paraId="5043CB0F" w14:textId="77777777" w:rsidR="002F52B7" w:rsidRPr="00981CE9" w:rsidRDefault="002F52B7">
      <w:pPr>
        <w:jc w:val="center"/>
        <w:rPr>
          <w:rFonts w:ascii="Arial" w:eastAsia="Arial" w:hAnsi="Arial" w:cs="Arial"/>
          <w:b/>
          <w:sz w:val="24"/>
          <w:szCs w:val="24"/>
        </w:rPr>
      </w:pPr>
    </w:p>
    <w:p w14:paraId="07459315" w14:textId="77777777" w:rsidR="002F52B7" w:rsidRPr="00981CE9" w:rsidRDefault="002F52B7">
      <w:pPr>
        <w:jc w:val="center"/>
        <w:rPr>
          <w:rFonts w:ascii="Arial" w:eastAsia="Arial" w:hAnsi="Arial" w:cs="Arial"/>
          <w:b/>
          <w:sz w:val="24"/>
          <w:szCs w:val="24"/>
        </w:rPr>
      </w:pPr>
    </w:p>
    <w:p w14:paraId="6537F28F" w14:textId="77777777" w:rsidR="002F52B7" w:rsidRPr="00981CE9" w:rsidRDefault="002F52B7">
      <w:pPr>
        <w:rPr>
          <w:rFonts w:ascii="Arial" w:eastAsia="Arial" w:hAnsi="Arial" w:cs="Arial"/>
          <w:sz w:val="24"/>
          <w:szCs w:val="24"/>
        </w:rPr>
      </w:pPr>
    </w:p>
    <w:p w14:paraId="4627357F" w14:textId="19112641" w:rsidR="002F52B7" w:rsidRPr="00981CE9" w:rsidRDefault="003A6F68" w:rsidP="008C1DD5">
      <w:pPr>
        <w:spacing w:line="240" w:lineRule="auto"/>
        <w:ind w:left="3856"/>
        <w:jc w:val="both"/>
        <w:rPr>
          <w:rFonts w:ascii="Arial" w:eastAsia="Arial" w:hAnsi="Arial" w:cs="Arial"/>
          <w:b/>
          <w:sz w:val="24"/>
          <w:szCs w:val="24"/>
        </w:rPr>
      </w:pPr>
      <w:r w:rsidRPr="00981CE9">
        <w:rPr>
          <w:rFonts w:ascii="Arial" w:eastAsia="Arial" w:hAnsi="Arial" w:cs="Arial"/>
          <w:sz w:val="24"/>
          <w:szCs w:val="24"/>
        </w:rPr>
        <w:t xml:space="preserve">Trabalho de Conclusão de Curso apresentado ao Curso </w:t>
      </w:r>
      <w:r w:rsidR="001F25C0" w:rsidRPr="00981CE9">
        <w:rPr>
          <w:rFonts w:ascii="Arial" w:eastAsia="Arial" w:hAnsi="Arial" w:cs="Arial"/>
          <w:sz w:val="24"/>
          <w:szCs w:val="24"/>
        </w:rPr>
        <w:t>de Desenvolvimento de Sistemas</w:t>
      </w:r>
      <w:r w:rsidRPr="00981CE9">
        <w:rPr>
          <w:rFonts w:ascii="Arial" w:eastAsia="Arial" w:hAnsi="Arial" w:cs="Arial"/>
          <w:sz w:val="24"/>
          <w:szCs w:val="24"/>
        </w:rPr>
        <w:t xml:space="preserve"> da ETEC </w:t>
      </w:r>
      <w:r w:rsidR="001F25C0" w:rsidRPr="00981CE9">
        <w:rPr>
          <w:rFonts w:ascii="Arial" w:eastAsia="Arial" w:hAnsi="Arial" w:cs="Arial"/>
          <w:sz w:val="24"/>
          <w:szCs w:val="24"/>
        </w:rPr>
        <w:t>de Registro</w:t>
      </w:r>
      <w:r w:rsidRPr="00981CE9">
        <w:rPr>
          <w:rFonts w:ascii="Arial" w:eastAsia="Arial" w:hAnsi="Arial" w:cs="Arial"/>
          <w:sz w:val="24"/>
          <w:szCs w:val="24"/>
        </w:rPr>
        <w:t xml:space="preserve">, orientado pelo Prof. Ramon Alves Trigo como requisito parcial para obtenção do título de Técnico em </w:t>
      </w:r>
      <w:r w:rsidR="007016CB" w:rsidRPr="00981CE9">
        <w:rPr>
          <w:rFonts w:ascii="Arial" w:eastAsia="Arial" w:hAnsi="Arial" w:cs="Arial"/>
          <w:sz w:val="24"/>
          <w:szCs w:val="24"/>
        </w:rPr>
        <w:t>Desenvolvimento de Sistemas</w:t>
      </w:r>
      <w:r w:rsidRPr="00981CE9">
        <w:rPr>
          <w:rFonts w:ascii="Arial" w:eastAsia="Arial" w:hAnsi="Arial" w:cs="Arial"/>
          <w:sz w:val="24"/>
          <w:szCs w:val="24"/>
        </w:rPr>
        <w:t>.</w:t>
      </w:r>
    </w:p>
    <w:p w14:paraId="6DFB9E20" w14:textId="77777777" w:rsidR="002F52B7" w:rsidRPr="00981CE9" w:rsidRDefault="002F52B7">
      <w:pPr>
        <w:jc w:val="center"/>
        <w:rPr>
          <w:rFonts w:ascii="Arial" w:eastAsia="Arial" w:hAnsi="Arial" w:cs="Arial"/>
          <w:b/>
          <w:sz w:val="24"/>
          <w:szCs w:val="24"/>
        </w:rPr>
      </w:pPr>
    </w:p>
    <w:p w14:paraId="70DF9E56" w14:textId="77777777" w:rsidR="002F52B7" w:rsidRPr="00981CE9" w:rsidRDefault="002F52B7">
      <w:pPr>
        <w:jc w:val="center"/>
        <w:rPr>
          <w:rFonts w:ascii="Arial" w:eastAsia="Arial" w:hAnsi="Arial" w:cs="Arial"/>
          <w:b/>
          <w:sz w:val="24"/>
          <w:szCs w:val="24"/>
        </w:rPr>
      </w:pPr>
    </w:p>
    <w:p w14:paraId="44E871BC" w14:textId="77777777" w:rsidR="002F52B7" w:rsidRPr="00981CE9" w:rsidRDefault="002F52B7">
      <w:pPr>
        <w:jc w:val="center"/>
        <w:rPr>
          <w:rFonts w:ascii="Arial" w:eastAsia="Arial" w:hAnsi="Arial" w:cs="Arial"/>
          <w:b/>
          <w:sz w:val="24"/>
          <w:szCs w:val="24"/>
        </w:rPr>
      </w:pPr>
    </w:p>
    <w:p w14:paraId="144A5D23" w14:textId="77777777" w:rsidR="002F52B7" w:rsidRPr="00981CE9" w:rsidRDefault="002F52B7">
      <w:pPr>
        <w:jc w:val="center"/>
        <w:rPr>
          <w:rFonts w:ascii="Arial" w:eastAsia="Arial" w:hAnsi="Arial" w:cs="Arial"/>
          <w:b/>
          <w:sz w:val="24"/>
          <w:szCs w:val="24"/>
        </w:rPr>
      </w:pPr>
    </w:p>
    <w:p w14:paraId="738610EB" w14:textId="77777777" w:rsidR="002F52B7" w:rsidRPr="00981CE9" w:rsidRDefault="002F52B7">
      <w:pPr>
        <w:jc w:val="center"/>
        <w:rPr>
          <w:rFonts w:ascii="Arial" w:eastAsia="Arial" w:hAnsi="Arial" w:cs="Arial"/>
          <w:b/>
          <w:sz w:val="24"/>
          <w:szCs w:val="24"/>
        </w:rPr>
      </w:pPr>
    </w:p>
    <w:p w14:paraId="637805D2" w14:textId="77777777" w:rsidR="002F52B7" w:rsidRPr="00981CE9" w:rsidRDefault="002F52B7">
      <w:pPr>
        <w:jc w:val="center"/>
        <w:rPr>
          <w:rFonts w:ascii="Arial" w:eastAsia="Arial" w:hAnsi="Arial" w:cs="Arial"/>
          <w:b/>
          <w:sz w:val="24"/>
          <w:szCs w:val="24"/>
        </w:rPr>
      </w:pPr>
    </w:p>
    <w:p w14:paraId="463F29E8" w14:textId="77777777" w:rsidR="002F52B7" w:rsidRPr="00981CE9" w:rsidRDefault="002F52B7">
      <w:pPr>
        <w:jc w:val="center"/>
        <w:rPr>
          <w:rFonts w:ascii="Arial" w:eastAsia="Arial" w:hAnsi="Arial" w:cs="Arial"/>
          <w:b/>
          <w:sz w:val="24"/>
          <w:szCs w:val="24"/>
        </w:rPr>
      </w:pPr>
    </w:p>
    <w:p w14:paraId="3B7B4B86" w14:textId="77777777" w:rsidR="002F52B7" w:rsidRPr="00981CE9" w:rsidRDefault="002F52B7">
      <w:pPr>
        <w:jc w:val="center"/>
        <w:rPr>
          <w:rFonts w:ascii="Arial" w:eastAsia="Arial" w:hAnsi="Arial" w:cs="Arial"/>
          <w:b/>
          <w:sz w:val="24"/>
          <w:szCs w:val="24"/>
        </w:rPr>
      </w:pPr>
    </w:p>
    <w:p w14:paraId="3A0FF5F2" w14:textId="77777777" w:rsidR="002F52B7" w:rsidRPr="00981CE9" w:rsidRDefault="002F52B7">
      <w:pPr>
        <w:jc w:val="center"/>
        <w:rPr>
          <w:rFonts w:ascii="Arial" w:eastAsia="Arial" w:hAnsi="Arial" w:cs="Arial"/>
          <w:b/>
          <w:sz w:val="24"/>
          <w:szCs w:val="24"/>
        </w:rPr>
      </w:pPr>
    </w:p>
    <w:p w14:paraId="5630AD66" w14:textId="77777777" w:rsidR="002F52B7" w:rsidRPr="00981CE9" w:rsidRDefault="002F52B7">
      <w:pPr>
        <w:jc w:val="center"/>
        <w:rPr>
          <w:rFonts w:ascii="Arial" w:eastAsia="Arial" w:hAnsi="Arial" w:cs="Arial"/>
          <w:b/>
          <w:sz w:val="24"/>
          <w:szCs w:val="24"/>
        </w:rPr>
      </w:pPr>
    </w:p>
    <w:p w14:paraId="61829076" w14:textId="77777777" w:rsidR="002F52B7" w:rsidRPr="00981CE9" w:rsidRDefault="002F52B7">
      <w:pPr>
        <w:jc w:val="center"/>
        <w:rPr>
          <w:rFonts w:ascii="Arial" w:eastAsia="Arial" w:hAnsi="Arial" w:cs="Arial"/>
          <w:b/>
          <w:sz w:val="24"/>
          <w:szCs w:val="24"/>
        </w:rPr>
      </w:pPr>
    </w:p>
    <w:p w14:paraId="2BA226A1" w14:textId="77777777" w:rsidR="002F52B7" w:rsidRPr="00981CE9" w:rsidRDefault="002F52B7">
      <w:pPr>
        <w:jc w:val="center"/>
        <w:rPr>
          <w:rFonts w:ascii="Arial" w:eastAsia="Arial" w:hAnsi="Arial" w:cs="Arial"/>
          <w:b/>
          <w:sz w:val="24"/>
          <w:szCs w:val="24"/>
        </w:rPr>
      </w:pPr>
    </w:p>
    <w:p w14:paraId="17AD93B2" w14:textId="77777777" w:rsidR="002F52B7" w:rsidRPr="00981CE9" w:rsidRDefault="002F52B7">
      <w:pPr>
        <w:jc w:val="center"/>
        <w:rPr>
          <w:rFonts w:ascii="Arial" w:eastAsia="Arial" w:hAnsi="Arial" w:cs="Arial"/>
          <w:b/>
          <w:sz w:val="24"/>
          <w:szCs w:val="24"/>
        </w:rPr>
      </w:pPr>
    </w:p>
    <w:p w14:paraId="34319633" w14:textId="77777777" w:rsidR="002F52B7" w:rsidRPr="00981CE9" w:rsidRDefault="003A6F68">
      <w:pPr>
        <w:jc w:val="center"/>
        <w:rPr>
          <w:rFonts w:ascii="Arial" w:eastAsia="Arial" w:hAnsi="Arial" w:cs="Arial"/>
          <w:b/>
          <w:sz w:val="24"/>
          <w:szCs w:val="24"/>
        </w:rPr>
      </w:pPr>
      <w:r w:rsidRPr="00981CE9">
        <w:rPr>
          <w:rFonts w:ascii="Arial" w:eastAsia="Arial" w:hAnsi="Arial" w:cs="Arial"/>
          <w:b/>
          <w:sz w:val="24"/>
          <w:szCs w:val="24"/>
        </w:rPr>
        <w:t>Registro</w:t>
      </w:r>
    </w:p>
    <w:p w14:paraId="49F96DD5" w14:textId="77777777" w:rsidR="002F52B7" w:rsidRPr="00981CE9" w:rsidRDefault="003A6F68">
      <w:pPr>
        <w:jc w:val="center"/>
        <w:rPr>
          <w:rFonts w:ascii="Arial" w:eastAsia="Arial" w:hAnsi="Arial" w:cs="Arial"/>
          <w:b/>
          <w:sz w:val="24"/>
          <w:szCs w:val="24"/>
        </w:rPr>
      </w:pPr>
      <w:r w:rsidRPr="00981CE9">
        <w:rPr>
          <w:rFonts w:ascii="Arial" w:eastAsia="Arial" w:hAnsi="Arial" w:cs="Arial"/>
          <w:b/>
          <w:sz w:val="24"/>
          <w:szCs w:val="24"/>
        </w:rPr>
        <w:t>202</w:t>
      </w:r>
      <w:r w:rsidR="001F25C0" w:rsidRPr="00981CE9">
        <w:rPr>
          <w:rFonts w:ascii="Arial" w:eastAsia="Arial" w:hAnsi="Arial" w:cs="Arial"/>
          <w:b/>
          <w:sz w:val="24"/>
          <w:szCs w:val="24"/>
        </w:rPr>
        <w:t>5</w:t>
      </w:r>
    </w:p>
    <w:p w14:paraId="39F06C91" w14:textId="77777777" w:rsidR="00F871DC" w:rsidRDefault="00F871DC">
      <w:pPr>
        <w:spacing w:before="1200" w:after="800" w:line="360" w:lineRule="auto"/>
        <w:jc w:val="center"/>
        <w:rPr>
          <w:rFonts w:ascii="Arial" w:eastAsia="Arial" w:hAnsi="Arial" w:cs="Arial"/>
          <w:b/>
          <w:sz w:val="24"/>
          <w:szCs w:val="24"/>
        </w:rPr>
      </w:pPr>
    </w:p>
    <w:p w14:paraId="343337A4" w14:textId="4E5BFC71" w:rsidR="002F52B7" w:rsidRPr="00981CE9" w:rsidRDefault="003A6F68">
      <w:pPr>
        <w:spacing w:before="1200" w:after="800" w:line="360" w:lineRule="auto"/>
        <w:jc w:val="center"/>
        <w:rPr>
          <w:rFonts w:ascii="Arial" w:eastAsia="Arial" w:hAnsi="Arial" w:cs="Arial"/>
          <w:b/>
          <w:sz w:val="24"/>
          <w:szCs w:val="24"/>
        </w:rPr>
      </w:pPr>
      <w:r w:rsidRPr="00981CE9">
        <w:rPr>
          <w:rFonts w:ascii="Arial" w:eastAsia="Arial" w:hAnsi="Arial" w:cs="Arial"/>
          <w:b/>
          <w:sz w:val="24"/>
          <w:szCs w:val="24"/>
        </w:rPr>
        <w:lastRenderedPageBreak/>
        <w:t>RESUMO</w:t>
      </w:r>
    </w:p>
    <w:p w14:paraId="0F543749" w14:textId="77777777" w:rsidR="002F52B7" w:rsidRPr="00981CE9" w:rsidRDefault="001F25C0" w:rsidP="32F4E9AA">
      <w:pPr>
        <w:pBdr>
          <w:top w:val="nil"/>
          <w:left w:val="nil"/>
          <w:bottom w:val="nil"/>
          <w:right w:val="nil"/>
          <w:between w:val="nil"/>
        </w:pBdr>
        <w:spacing w:line="360" w:lineRule="auto"/>
        <w:jc w:val="both"/>
        <w:rPr>
          <w:rFonts w:ascii="Arial" w:eastAsia="Arial" w:hAnsi="Arial" w:cs="Arial"/>
          <w:b/>
          <w:bCs/>
          <w:color w:val="000000"/>
          <w:sz w:val="24"/>
          <w:szCs w:val="24"/>
        </w:rPr>
      </w:pPr>
      <w:r w:rsidRPr="00981CE9">
        <w:rPr>
          <w:rFonts w:ascii="Arial" w:eastAsia="Arial" w:hAnsi="Arial" w:cs="Arial"/>
          <w:color w:val="000000" w:themeColor="text1"/>
          <w:sz w:val="24"/>
          <w:szCs w:val="24"/>
        </w:rPr>
        <w:t>O presente trabalho tem como objetivo o desenvolvimento de um sistema integrado composto por um aplicativo móvel e um site, voltado à prevenção e apoio nas buscas de pessoas desaparecidas. A iniciativa surgiu diante do alto índice de desaparecimentos registrados no Brasil, e da ausência de plataformas tecnológicas eficientes para auxiliar familiares, comunidades e instituições no rastreamento em tempo real. A solução proposta, permite a localização instantânea de usuários vinculados, a criação de grupos privados de comunicação, o cadastro e visualização de denúncias de desaparecimentos, além do envio de alertas de emergência. O sistema foi desenvolvido utilizando linguagens de programação como Python, PHP, React</w:t>
      </w:r>
      <w:del w:id="0" w:author="YASMIN DE OLIVEIRA BEZERRA" w:date="2025-09-12T16:51:00Z">
        <w:r w:rsidRPr="00981CE9" w:rsidDel="001F25C0">
          <w:rPr>
            <w:rFonts w:ascii="Arial" w:eastAsia="Arial" w:hAnsi="Arial" w:cs="Arial"/>
            <w:color w:val="000000" w:themeColor="text1"/>
            <w:sz w:val="24"/>
            <w:szCs w:val="24"/>
          </w:rPr>
          <w:delText xml:space="preserve"> </w:delText>
        </w:r>
      </w:del>
      <w:r w:rsidRPr="00981CE9">
        <w:rPr>
          <w:rFonts w:ascii="Arial" w:eastAsia="Arial" w:hAnsi="Arial" w:cs="Arial"/>
          <w:color w:val="000000" w:themeColor="text1"/>
          <w:sz w:val="24"/>
          <w:szCs w:val="24"/>
        </w:rPr>
        <w:t>Native e um banco de dados criado através de SQL, visando garantir acessibilidade, segurança e engajamento social. Espera-se, com isso, contribuir significativamente para a redução do tempo de resposta em casos de desaparecimento e fortalecer a rede de proteção comunitária e familiar.</w:t>
      </w:r>
      <w:r w:rsidR="003A6F68" w:rsidRPr="00981CE9">
        <w:rPr>
          <w:rFonts w:ascii="Arial" w:eastAsia="Arial" w:hAnsi="Arial" w:cs="Arial"/>
          <w:b/>
          <w:bCs/>
          <w:color w:val="000000" w:themeColor="text1"/>
          <w:sz w:val="24"/>
          <w:szCs w:val="24"/>
        </w:rPr>
        <w:t xml:space="preserve"> </w:t>
      </w:r>
    </w:p>
    <w:p w14:paraId="0DE4B5B7" w14:textId="77777777" w:rsidR="002F52B7" w:rsidRPr="00981CE9" w:rsidRDefault="002F52B7">
      <w:pPr>
        <w:pBdr>
          <w:top w:val="nil"/>
          <w:left w:val="nil"/>
          <w:bottom w:val="nil"/>
          <w:right w:val="nil"/>
          <w:between w:val="nil"/>
        </w:pBdr>
        <w:jc w:val="both"/>
        <w:rPr>
          <w:rFonts w:ascii="Arial" w:eastAsia="Arial" w:hAnsi="Arial" w:cs="Arial"/>
          <w:b/>
          <w:color w:val="000000"/>
          <w:sz w:val="24"/>
          <w:szCs w:val="24"/>
        </w:rPr>
      </w:pPr>
    </w:p>
    <w:p w14:paraId="66204FF1"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2DBF0D7D" w14:textId="77777777" w:rsidR="002F52B7" w:rsidRPr="00981CE9" w:rsidRDefault="002F52B7">
      <w:pPr>
        <w:pBdr>
          <w:top w:val="nil"/>
          <w:left w:val="nil"/>
          <w:bottom w:val="nil"/>
          <w:right w:val="nil"/>
          <w:between w:val="nil"/>
        </w:pBdr>
        <w:jc w:val="both"/>
        <w:rPr>
          <w:rFonts w:ascii="Arial" w:eastAsia="Arial" w:hAnsi="Arial" w:cs="Arial"/>
          <w:b/>
          <w:color w:val="000000"/>
          <w:sz w:val="24"/>
          <w:szCs w:val="24"/>
        </w:rPr>
      </w:pPr>
    </w:p>
    <w:p w14:paraId="03B49952" w14:textId="30902B75" w:rsidR="002F52B7" w:rsidRPr="00981CE9" w:rsidRDefault="003A6F68">
      <w:pPr>
        <w:pBdr>
          <w:top w:val="nil"/>
          <w:left w:val="nil"/>
          <w:bottom w:val="nil"/>
          <w:right w:val="nil"/>
          <w:between w:val="nil"/>
        </w:pBdr>
        <w:jc w:val="both"/>
        <w:rPr>
          <w:rFonts w:ascii="Arial" w:eastAsia="Arial" w:hAnsi="Arial" w:cs="Arial"/>
          <w:color w:val="000000"/>
          <w:sz w:val="24"/>
          <w:szCs w:val="24"/>
        </w:rPr>
      </w:pPr>
      <w:r w:rsidRPr="00981CE9">
        <w:rPr>
          <w:rFonts w:ascii="Arial" w:eastAsia="Arial" w:hAnsi="Arial" w:cs="Arial"/>
          <w:b/>
          <w:color w:val="000000"/>
          <w:sz w:val="24"/>
          <w:szCs w:val="24"/>
        </w:rPr>
        <w:t>Palavras-chave:</w:t>
      </w:r>
      <w:r w:rsidR="0038028E" w:rsidRPr="00981CE9">
        <w:rPr>
          <w:rFonts w:ascii="Arial" w:eastAsia="Arial" w:hAnsi="Arial" w:cs="Arial"/>
          <w:b/>
          <w:color w:val="000000"/>
          <w:sz w:val="24"/>
          <w:szCs w:val="24"/>
        </w:rPr>
        <w:t xml:space="preserve"> </w:t>
      </w:r>
      <w:r w:rsidR="0038028E" w:rsidRPr="00981CE9">
        <w:rPr>
          <w:rFonts w:ascii="Arial" w:eastAsia="Arial" w:hAnsi="Arial" w:cs="Arial"/>
          <w:color w:val="000000"/>
          <w:sz w:val="24"/>
          <w:szCs w:val="24"/>
        </w:rPr>
        <w:t xml:space="preserve">localização, desaparecidos, segurança </w:t>
      </w:r>
    </w:p>
    <w:p w14:paraId="6B62F1B3"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02F2C34E"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680A4E5D"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19219836"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296FEF7D"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7194DBDC"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769D0D3C"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54CD245A"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1231BE67"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36FEB5B0"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30D7AA69"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7196D064"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34FF1C98"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6D072C0D"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48A21919"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6BD18F9B"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238601FE"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0F3CABC7"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47506FA4" w14:textId="77777777" w:rsidR="00F871DC" w:rsidRDefault="00F871DC" w:rsidP="00F871DC">
      <w:pPr>
        <w:pBdr>
          <w:top w:val="nil"/>
          <w:left w:val="nil"/>
          <w:bottom w:val="nil"/>
          <w:right w:val="nil"/>
          <w:between w:val="nil"/>
        </w:pBdr>
        <w:rPr>
          <w:rFonts w:ascii="Arial" w:eastAsia="Arial" w:hAnsi="Arial" w:cs="Arial"/>
          <w:color w:val="000000"/>
          <w:sz w:val="24"/>
          <w:szCs w:val="24"/>
        </w:rPr>
      </w:pPr>
    </w:p>
    <w:p w14:paraId="5D746F8B" w14:textId="334709D1" w:rsidR="002F52B7" w:rsidRPr="00981CE9" w:rsidRDefault="003A6F68" w:rsidP="00F871DC">
      <w:pPr>
        <w:pBdr>
          <w:top w:val="nil"/>
          <w:left w:val="nil"/>
          <w:bottom w:val="nil"/>
          <w:right w:val="nil"/>
          <w:between w:val="nil"/>
        </w:pBdr>
        <w:jc w:val="center"/>
        <w:rPr>
          <w:rFonts w:ascii="Arial" w:eastAsia="Arial" w:hAnsi="Arial" w:cs="Arial"/>
          <w:b/>
          <w:color w:val="000000"/>
          <w:sz w:val="24"/>
          <w:szCs w:val="24"/>
        </w:rPr>
      </w:pPr>
      <w:r w:rsidRPr="00981CE9">
        <w:rPr>
          <w:rFonts w:ascii="Arial" w:eastAsia="Arial" w:hAnsi="Arial" w:cs="Arial"/>
          <w:b/>
          <w:color w:val="000000"/>
          <w:sz w:val="24"/>
          <w:szCs w:val="24"/>
        </w:rPr>
        <w:lastRenderedPageBreak/>
        <w:t>ABSTRACT</w:t>
      </w:r>
    </w:p>
    <w:p w14:paraId="7DF4E37C" w14:textId="77777777" w:rsidR="002F52B7" w:rsidRPr="00981CE9" w:rsidRDefault="002F52B7">
      <w:pPr>
        <w:pBdr>
          <w:top w:val="nil"/>
          <w:left w:val="nil"/>
          <w:bottom w:val="nil"/>
          <w:right w:val="nil"/>
          <w:between w:val="nil"/>
        </w:pBdr>
        <w:ind w:left="720"/>
        <w:rPr>
          <w:rFonts w:ascii="Arial" w:eastAsia="Arial" w:hAnsi="Arial" w:cs="Arial"/>
          <w:b/>
          <w:color w:val="000000"/>
          <w:sz w:val="24"/>
          <w:szCs w:val="24"/>
        </w:rPr>
      </w:pPr>
    </w:p>
    <w:p w14:paraId="35064B96" w14:textId="4D8E99ED" w:rsidR="009A55C7" w:rsidRPr="00981CE9" w:rsidRDefault="009A55C7">
      <w:pPr>
        <w:pBdr>
          <w:top w:val="nil"/>
          <w:left w:val="nil"/>
          <w:bottom w:val="nil"/>
          <w:right w:val="nil"/>
          <w:between w:val="nil"/>
        </w:pBdr>
        <w:spacing w:line="360" w:lineRule="auto"/>
        <w:jc w:val="both"/>
        <w:rPr>
          <w:rFonts w:ascii="Arial" w:eastAsia="Arial" w:hAnsi="Arial" w:cs="Arial"/>
          <w:color w:val="000000"/>
          <w:sz w:val="24"/>
          <w:szCs w:val="24"/>
        </w:rPr>
      </w:pPr>
    </w:p>
    <w:p w14:paraId="72B3EA2B" w14:textId="1E52433C" w:rsidR="009A55C7" w:rsidRPr="00981CE9" w:rsidRDefault="009A55C7">
      <w:pPr>
        <w:pBdr>
          <w:top w:val="nil"/>
          <w:left w:val="nil"/>
          <w:bottom w:val="nil"/>
          <w:right w:val="nil"/>
          <w:between w:val="nil"/>
        </w:pBdr>
        <w:spacing w:line="360" w:lineRule="auto"/>
        <w:jc w:val="both"/>
        <w:rPr>
          <w:rFonts w:ascii="Arial" w:eastAsia="Arial" w:hAnsi="Arial" w:cs="Arial"/>
          <w:color w:val="000000"/>
          <w:sz w:val="24"/>
          <w:szCs w:val="24"/>
        </w:rPr>
      </w:pPr>
      <w:proofErr w:type="spellStart"/>
      <w:r w:rsidRPr="00981CE9">
        <w:rPr>
          <w:rFonts w:ascii="Arial" w:eastAsia="Arial" w:hAnsi="Arial" w:cs="Arial"/>
          <w:color w:val="000000"/>
          <w:sz w:val="24"/>
          <w:szCs w:val="24"/>
        </w:rPr>
        <w:t>This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project</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aims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develop</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integrated</w:t>
      </w:r>
      <w:proofErr w:type="spellEnd"/>
      <w:r w:rsidRPr="00981CE9">
        <w:rPr>
          <w:rFonts w:ascii="Arial" w:eastAsia="Arial" w:hAnsi="Arial" w:cs="Arial"/>
          <w:color w:val="000000"/>
          <w:sz w:val="24"/>
          <w:szCs w:val="24"/>
        </w:rPr>
        <w:t xml:space="preserve"> system </w:t>
      </w:r>
      <w:proofErr w:type="spellStart"/>
      <w:r w:rsidRPr="00981CE9">
        <w:rPr>
          <w:rFonts w:ascii="Arial" w:eastAsia="Arial" w:hAnsi="Arial" w:cs="Arial"/>
          <w:color w:val="000000"/>
          <w:sz w:val="24"/>
          <w:szCs w:val="24"/>
        </w:rPr>
        <w:t>consisting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a mobile </w:t>
      </w:r>
      <w:proofErr w:type="spellStart"/>
      <w:r w:rsidRPr="00981CE9">
        <w:rPr>
          <w:rFonts w:ascii="Arial" w:eastAsia="Arial" w:hAnsi="Arial" w:cs="Arial"/>
          <w:color w:val="000000"/>
          <w:sz w:val="24"/>
          <w:szCs w:val="24"/>
        </w:rPr>
        <w:t>application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a website, </w:t>
      </w:r>
      <w:proofErr w:type="spellStart"/>
      <w:r w:rsidRPr="00981CE9">
        <w:rPr>
          <w:rFonts w:ascii="Arial" w:eastAsia="Arial" w:hAnsi="Arial" w:cs="Arial"/>
          <w:color w:val="000000"/>
          <w:sz w:val="24"/>
          <w:szCs w:val="24"/>
        </w:rPr>
        <w:t>focused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preventing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supporting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searches</w:t>
      </w:r>
      <w:proofErr w:type="spellEnd"/>
      <w:r w:rsidRPr="00981CE9">
        <w:rPr>
          <w:rFonts w:ascii="Arial" w:eastAsia="Arial" w:hAnsi="Arial" w:cs="Arial"/>
          <w:color w:val="000000"/>
          <w:sz w:val="24"/>
          <w:szCs w:val="24"/>
        </w:rPr>
        <w:t xml:space="preserve"> for </w:t>
      </w:r>
      <w:proofErr w:type="spellStart"/>
      <w:r w:rsidRPr="00981CE9">
        <w:rPr>
          <w:rFonts w:ascii="Arial" w:eastAsia="Arial" w:hAnsi="Arial" w:cs="Arial"/>
          <w:color w:val="000000"/>
          <w:sz w:val="24"/>
          <w:szCs w:val="24"/>
        </w:rPr>
        <w:t>missing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persons</w:t>
      </w:r>
      <w:proofErr w:type="spellEnd"/>
      <w:r w:rsidRPr="00981CE9">
        <w:rPr>
          <w:rFonts w:ascii="Arial" w:eastAsia="Arial" w:hAnsi="Arial" w:cs="Arial"/>
          <w:color w:val="000000"/>
          <w:sz w:val="24"/>
          <w:szCs w:val="24"/>
        </w:rPr>
        <w:t xml:space="preserve">. The </w:t>
      </w:r>
      <w:proofErr w:type="spellStart"/>
      <w:r w:rsidRPr="00981CE9">
        <w:rPr>
          <w:rFonts w:ascii="Arial" w:eastAsia="Arial" w:hAnsi="Arial" w:cs="Arial"/>
          <w:color w:val="000000"/>
          <w:sz w:val="24"/>
          <w:szCs w:val="24"/>
        </w:rPr>
        <w:t>initiative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arose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due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high rate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reported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disappearances</w:t>
      </w:r>
      <w:proofErr w:type="spellEnd"/>
      <w:r w:rsidRPr="00981CE9">
        <w:rPr>
          <w:rFonts w:ascii="Arial" w:eastAsia="Arial" w:hAnsi="Arial" w:cs="Arial"/>
          <w:color w:val="000000"/>
          <w:sz w:val="24"/>
          <w:szCs w:val="24"/>
        </w:rPr>
        <w:t xml:space="preserve"> in </w:t>
      </w:r>
      <w:proofErr w:type="spellStart"/>
      <w:r w:rsidRPr="00981CE9">
        <w:rPr>
          <w:rFonts w:ascii="Arial" w:eastAsia="Arial" w:hAnsi="Arial" w:cs="Arial"/>
          <w:color w:val="000000"/>
          <w:sz w:val="24"/>
          <w:szCs w:val="24"/>
        </w:rPr>
        <w:t>Brazil</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lack</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efficient</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technological</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platforms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assist</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families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communities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institutions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with</w:t>
      </w:r>
      <w:proofErr w:type="spellEnd"/>
      <w:r w:rsidRPr="00981CE9">
        <w:rPr>
          <w:rFonts w:ascii="Arial" w:eastAsia="Arial" w:hAnsi="Arial" w:cs="Arial"/>
          <w:color w:val="000000"/>
          <w:sz w:val="24"/>
          <w:szCs w:val="24"/>
        </w:rPr>
        <w:t xml:space="preserve"> real-time </w:t>
      </w:r>
      <w:proofErr w:type="spellStart"/>
      <w:r w:rsidRPr="00981CE9">
        <w:rPr>
          <w:rFonts w:ascii="Arial" w:eastAsia="Arial" w:hAnsi="Arial" w:cs="Arial"/>
          <w:color w:val="000000"/>
          <w:sz w:val="24"/>
          <w:szCs w:val="24"/>
        </w:rPr>
        <w:t>tracking</w:t>
      </w:r>
      <w:proofErr w:type="spellEnd"/>
      <w:r w:rsidRPr="00981CE9">
        <w:rPr>
          <w:rFonts w:ascii="Arial" w:eastAsia="Arial" w:hAnsi="Arial" w:cs="Arial"/>
          <w:color w:val="000000"/>
          <w:sz w:val="24"/>
          <w:szCs w:val="24"/>
        </w:rPr>
        <w:t xml:space="preserve">. The </w:t>
      </w:r>
      <w:proofErr w:type="spellStart"/>
      <w:r w:rsidRPr="00981CE9">
        <w:rPr>
          <w:rFonts w:ascii="Arial" w:eastAsia="Arial" w:hAnsi="Arial" w:cs="Arial"/>
          <w:color w:val="000000"/>
          <w:sz w:val="24"/>
          <w:szCs w:val="24"/>
        </w:rPr>
        <w:t>proposed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solution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allows</w:t>
      </w:r>
      <w:proofErr w:type="spellEnd"/>
      <w:r w:rsidRPr="00981CE9">
        <w:rPr>
          <w:rFonts w:ascii="Arial" w:eastAsia="Arial" w:hAnsi="Arial" w:cs="Arial"/>
          <w:color w:val="000000"/>
          <w:sz w:val="24"/>
          <w:szCs w:val="24"/>
        </w:rPr>
        <w:t xml:space="preserve"> for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instant</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location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linked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users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creation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private</w:t>
      </w:r>
      <w:proofErr w:type="spellEnd"/>
      <w:r w:rsidRPr="00981CE9">
        <w:rPr>
          <w:rFonts w:ascii="Arial" w:eastAsia="Arial" w:hAnsi="Arial" w:cs="Arial"/>
          <w:color w:val="000000"/>
          <w:sz w:val="24"/>
          <w:szCs w:val="24"/>
        </w:rPr>
        <w:t xml:space="preserve"> communication </w:t>
      </w:r>
      <w:proofErr w:type="spellStart"/>
      <w:r w:rsidRPr="00981CE9">
        <w:rPr>
          <w:rFonts w:ascii="Arial" w:eastAsia="Arial" w:hAnsi="Arial" w:cs="Arial"/>
          <w:color w:val="000000"/>
          <w:sz w:val="24"/>
          <w:szCs w:val="24"/>
        </w:rPr>
        <w:t>groups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registration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viewing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missing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person</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reports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sending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of</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emergency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alerts</w:t>
      </w:r>
      <w:proofErr w:type="spellEnd"/>
      <w:r w:rsidRPr="00981CE9">
        <w:rPr>
          <w:rFonts w:ascii="Arial" w:eastAsia="Arial" w:hAnsi="Arial" w:cs="Arial"/>
          <w:color w:val="000000"/>
          <w:sz w:val="24"/>
          <w:szCs w:val="24"/>
        </w:rPr>
        <w:t xml:space="preserve">. The system </w:t>
      </w:r>
      <w:proofErr w:type="spellStart"/>
      <w:r w:rsidRPr="00981CE9">
        <w:rPr>
          <w:rFonts w:ascii="Arial" w:eastAsia="Arial" w:hAnsi="Arial" w:cs="Arial"/>
          <w:color w:val="000000"/>
          <w:sz w:val="24"/>
          <w:szCs w:val="24"/>
        </w:rPr>
        <w:t>was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developed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using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programming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languages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such</w:t>
      </w:r>
      <w:proofErr w:type="spellEnd"/>
      <w:r w:rsidRPr="00981CE9">
        <w:rPr>
          <w:rFonts w:ascii="Arial" w:eastAsia="Arial" w:hAnsi="Arial" w:cs="Arial"/>
          <w:color w:val="000000"/>
          <w:sz w:val="24"/>
          <w:szCs w:val="24"/>
        </w:rPr>
        <w:t xml:space="preserve"> as Python, PHP, </w:t>
      </w:r>
      <w:proofErr w:type="spellStart"/>
      <w:r w:rsidRPr="00981CE9">
        <w:rPr>
          <w:rFonts w:ascii="Arial" w:eastAsia="Arial" w:hAnsi="Arial" w:cs="Arial"/>
          <w:color w:val="000000"/>
          <w:sz w:val="24"/>
          <w:szCs w:val="24"/>
        </w:rPr>
        <w:t>ReactNative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a </w:t>
      </w:r>
      <w:proofErr w:type="spellStart"/>
      <w:r w:rsidRPr="00981CE9">
        <w:rPr>
          <w:rFonts w:ascii="Arial" w:eastAsia="Arial" w:hAnsi="Arial" w:cs="Arial"/>
          <w:color w:val="000000"/>
          <w:sz w:val="24"/>
          <w:szCs w:val="24"/>
        </w:rPr>
        <w:t>database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created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through</w:t>
      </w:r>
      <w:proofErr w:type="spellEnd"/>
      <w:r w:rsidRPr="00981CE9">
        <w:rPr>
          <w:rFonts w:ascii="Arial" w:eastAsia="Arial" w:hAnsi="Arial" w:cs="Arial"/>
          <w:color w:val="000000"/>
          <w:sz w:val="24"/>
          <w:szCs w:val="24"/>
        </w:rPr>
        <w:t xml:space="preserve"> SQL, </w:t>
      </w:r>
      <w:proofErr w:type="spellStart"/>
      <w:r w:rsidRPr="00981CE9">
        <w:rPr>
          <w:rFonts w:ascii="Arial" w:eastAsia="Arial" w:hAnsi="Arial" w:cs="Arial"/>
          <w:color w:val="000000"/>
          <w:sz w:val="24"/>
          <w:szCs w:val="24"/>
        </w:rPr>
        <w:t>aiming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ensure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accessibility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security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social </w:t>
      </w:r>
      <w:proofErr w:type="spellStart"/>
      <w:r w:rsidRPr="00981CE9">
        <w:rPr>
          <w:rFonts w:ascii="Arial" w:eastAsia="Arial" w:hAnsi="Arial" w:cs="Arial"/>
          <w:color w:val="000000"/>
          <w:sz w:val="24"/>
          <w:szCs w:val="24"/>
        </w:rPr>
        <w:t>engagement</w:t>
      </w:r>
      <w:proofErr w:type="spellEnd"/>
      <w:r w:rsidRPr="00981CE9">
        <w:rPr>
          <w:rFonts w:ascii="Arial" w:eastAsia="Arial" w:hAnsi="Arial" w:cs="Arial"/>
          <w:color w:val="000000"/>
          <w:sz w:val="24"/>
          <w:szCs w:val="24"/>
        </w:rPr>
        <w:t xml:space="preserve">. It </w:t>
      </w:r>
      <w:proofErr w:type="spellStart"/>
      <w:r w:rsidRPr="00981CE9">
        <w:rPr>
          <w:rFonts w:ascii="Arial" w:eastAsia="Arial" w:hAnsi="Arial" w:cs="Arial"/>
          <w:color w:val="000000"/>
          <w:sz w:val="24"/>
          <w:szCs w:val="24"/>
        </w:rPr>
        <w:t>is</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expected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significantly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contribute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to</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reducing</w:t>
      </w:r>
      <w:proofErr w:type="spellEnd"/>
      <w:r w:rsidRPr="00981CE9">
        <w:rPr>
          <w:rFonts w:ascii="Arial" w:eastAsia="Arial" w:hAnsi="Arial" w:cs="Arial"/>
          <w:color w:val="000000"/>
          <w:sz w:val="24"/>
          <w:szCs w:val="24"/>
        </w:rPr>
        <w:t xml:space="preserve"> response times in </w:t>
      </w:r>
      <w:proofErr w:type="spellStart"/>
      <w:r w:rsidRPr="00981CE9">
        <w:rPr>
          <w:rFonts w:ascii="Arial" w:eastAsia="Arial" w:hAnsi="Arial" w:cs="Arial"/>
          <w:color w:val="000000"/>
          <w:sz w:val="24"/>
          <w:szCs w:val="24"/>
        </w:rPr>
        <w:t>missing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person</w:t>
      </w:r>
      <w:proofErr w:type="spellEnd"/>
      <w:r w:rsidRPr="00981CE9">
        <w:rPr>
          <w:rFonts w:ascii="Arial" w:eastAsia="Arial" w:hAnsi="Arial" w:cs="Arial"/>
          <w:color w:val="000000"/>
          <w:sz w:val="24"/>
          <w:szCs w:val="24"/>
        </w:rPr>
        <w:t xml:space="preserve"> cases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strengthening</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the</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community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and</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family</w:t>
      </w:r>
      <w:proofErr w:type="spellEnd"/>
      <w:r w:rsidRPr="00981CE9">
        <w:rPr>
          <w:rFonts w:ascii="Arial" w:eastAsia="Arial" w:hAnsi="Arial" w:cs="Arial"/>
          <w:color w:val="000000"/>
          <w:sz w:val="24"/>
          <w:szCs w:val="24"/>
        </w:rPr>
        <w:t xml:space="preserve"> </w:t>
      </w:r>
      <w:proofErr w:type="spellStart"/>
      <w:r w:rsidRPr="00981CE9">
        <w:rPr>
          <w:rFonts w:ascii="Arial" w:eastAsia="Arial" w:hAnsi="Arial" w:cs="Arial"/>
          <w:color w:val="000000"/>
          <w:sz w:val="24"/>
          <w:szCs w:val="24"/>
        </w:rPr>
        <w:t>protection</w:t>
      </w:r>
      <w:proofErr w:type="spellEnd"/>
      <w:r w:rsidRPr="00981CE9">
        <w:rPr>
          <w:rFonts w:ascii="Arial" w:eastAsia="Arial" w:hAnsi="Arial" w:cs="Arial"/>
          <w:color w:val="000000"/>
          <w:sz w:val="24"/>
          <w:szCs w:val="24"/>
        </w:rPr>
        <w:t xml:space="preserve"> network.</w:t>
      </w:r>
    </w:p>
    <w:p w14:paraId="1DA6542E" w14:textId="77777777" w:rsidR="002F52B7" w:rsidRPr="00981CE9" w:rsidRDefault="002F52B7">
      <w:pPr>
        <w:pBdr>
          <w:top w:val="nil"/>
          <w:left w:val="nil"/>
          <w:bottom w:val="nil"/>
          <w:right w:val="nil"/>
          <w:between w:val="nil"/>
        </w:pBdr>
        <w:spacing w:line="360" w:lineRule="auto"/>
        <w:jc w:val="both"/>
        <w:rPr>
          <w:rFonts w:ascii="Arial" w:eastAsia="Arial" w:hAnsi="Arial" w:cs="Arial"/>
          <w:color w:val="000000"/>
          <w:sz w:val="24"/>
          <w:szCs w:val="24"/>
        </w:rPr>
      </w:pPr>
    </w:p>
    <w:p w14:paraId="3041E394" w14:textId="77777777" w:rsidR="002F52B7" w:rsidRPr="00981CE9" w:rsidRDefault="002F52B7">
      <w:pPr>
        <w:pBdr>
          <w:top w:val="nil"/>
          <w:left w:val="nil"/>
          <w:bottom w:val="nil"/>
          <w:right w:val="nil"/>
          <w:between w:val="nil"/>
        </w:pBdr>
        <w:jc w:val="both"/>
        <w:rPr>
          <w:rFonts w:ascii="Arial" w:eastAsia="Arial" w:hAnsi="Arial" w:cs="Arial"/>
          <w:color w:val="000000"/>
          <w:sz w:val="24"/>
          <w:szCs w:val="24"/>
        </w:rPr>
      </w:pPr>
    </w:p>
    <w:p w14:paraId="722B00AE" w14:textId="77777777" w:rsidR="002F52B7" w:rsidRPr="00981CE9" w:rsidRDefault="002F52B7">
      <w:pPr>
        <w:pBdr>
          <w:top w:val="nil"/>
          <w:left w:val="nil"/>
          <w:bottom w:val="nil"/>
          <w:right w:val="nil"/>
          <w:between w:val="nil"/>
        </w:pBdr>
        <w:jc w:val="both"/>
        <w:rPr>
          <w:rFonts w:ascii="Arial" w:eastAsia="Arial" w:hAnsi="Arial" w:cs="Arial"/>
          <w:b/>
          <w:color w:val="000000"/>
          <w:sz w:val="24"/>
          <w:szCs w:val="24"/>
        </w:rPr>
      </w:pPr>
    </w:p>
    <w:p w14:paraId="34097033" w14:textId="4FCD447F" w:rsidR="002F52B7" w:rsidRPr="00981CE9" w:rsidRDefault="003A6F68">
      <w:pPr>
        <w:pBdr>
          <w:top w:val="nil"/>
          <w:left w:val="nil"/>
          <w:bottom w:val="nil"/>
          <w:right w:val="nil"/>
          <w:between w:val="nil"/>
        </w:pBdr>
        <w:spacing w:after="200"/>
        <w:jc w:val="both"/>
        <w:rPr>
          <w:rFonts w:ascii="Arial" w:eastAsia="Arial" w:hAnsi="Arial" w:cs="Arial"/>
          <w:color w:val="000000"/>
          <w:sz w:val="24"/>
          <w:szCs w:val="24"/>
        </w:rPr>
      </w:pPr>
      <w:r w:rsidRPr="00981CE9">
        <w:rPr>
          <w:rFonts w:ascii="Arial" w:eastAsia="Arial" w:hAnsi="Arial" w:cs="Arial"/>
          <w:b/>
          <w:color w:val="000000"/>
          <w:sz w:val="24"/>
          <w:szCs w:val="24"/>
        </w:rPr>
        <w:t>Keywords</w:t>
      </w:r>
      <w:r w:rsidRPr="00981CE9">
        <w:rPr>
          <w:rFonts w:ascii="Arial" w:eastAsia="Arial" w:hAnsi="Arial" w:cs="Arial"/>
          <w:color w:val="000000"/>
          <w:sz w:val="24"/>
          <w:szCs w:val="24"/>
        </w:rPr>
        <w:t xml:space="preserve">: </w:t>
      </w:r>
      <w:proofErr w:type="spellStart"/>
      <w:r w:rsidR="0038028E" w:rsidRPr="00981CE9">
        <w:rPr>
          <w:rFonts w:ascii="Arial" w:eastAsia="Arial" w:hAnsi="Arial" w:cs="Arial"/>
          <w:color w:val="000000"/>
          <w:sz w:val="24"/>
          <w:szCs w:val="24"/>
        </w:rPr>
        <w:t>location</w:t>
      </w:r>
      <w:proofErr w:type="spellEnd"/>
      <w:r w:rsidR="0038028E" w:rsidRPr="00981CE9">
        <w:rPr>
          <w:rFonts w:ascii="Arial" w:eastAsia="Arial" w:hAnsi="Arial" w:cs="Arial"/>
          <w:color w:val="000000"/>
          <w:sz w:val="24"/>
          <w:szCs w:val="24"/>
        </w:rPr>
        <w:t xml:space="preserve">; </w:t>
      </w:r>
      <w:proofErr w:type="spellStart"/>
      <w:r w:rsidR="0038028E" w:rsidRPr="00981CE9">
        <w:rPr>
          <w:rFonts w:ascii="Arial" w:eastAsia="Arial" w:hAnsi="Arial" w:cs="Arial"/>
          <w:color w:val="000000"/>
          <w:sz w:val="24"/>
          <w:szCs w:val="24"/>
        </w:rPr>
        <w:t>missing</w:t>
      </w:r>
      <w:proofErr w:type="spellEnd"/>
      <w:r w:rsidR="0038028E" w:rsidRPr="00981CE9">
        <w:rPr>
          <w:rFonts w:ascii="Arial" w:eastAsia="Arial" w:hAnsi="Arial" w:cs="Arial"/>
          <w:color w:val="000000"/>
          <w:sz w:val="24"/>
          <w:szCs w:val="24"/>
        </w:rPr>
        <w:t xml:space="preserve"> </w:t>
      </w:r>
      <w:proofErr w:type="spellStart"/>
      <w:r w:rsidR="0038028E" w:rsidRPr="00981CE9">
        <w:rPr>
          <w:rFonts w:ascii="Arial" w:eastAsia="Arial" w:hAnsi="Arial" w:cs="Arial"/>
          <w:color w:val="000000"/>
          <w:sz w:val="24"/>
          <w:szCs w:val="24"/>
        </w:rPr>
        <w:t>persons</w:t>
      </w:r>
      <w:proofErr w:type="spellEnd"/>
      <w:r w:rsidR="0038028E" w:rsidRPr="00981CE9">
        <w:rPr>
          <w:rFonts w:ascii="Arial" w:eastAsia="Arial" w:hAnsi="Arial" w:cs="Arial"/>
          <w:color w:val="000000"/>
          <w:sz w:val="24"/>
          <w:szCs w:val="24"/>
        </w:rPr>
        <w:t xml:space="preserve">; </w:t>
      </w:r>
      <w:proofErr w:type="spellStart"/>
      <w:r w:rsidR="0038028E" w:rsidRPr="00981CE9">
        <w:rPr>
          <w:rFonts w:ascii="Arial" w:eastAsia="Arial" w:hAnsi="Arial" w:cs="Arial"/>
          <w:color w:val="000000"/>
          <w:sz w:val="24"/>
          <w:szCs w:val="24"/>
        </w:rPr>
        <w:t>security</w:t>
      </w:r>
      <w:proofErr w:type="spellEnd"/>
    </w:p>
    <w:p w14:paraId="42C6D796" w14:textId="77777777" w:rsidR="002F52B7" w:rsidRPr="00981CE9" w:rsidRDefault="002F52B7">
      <w:pPr>
        <w:tabs>
          <w:tab w:val="center" w:pos="4535"/>
        </w:tabs>
        <w:spacing w:after="200"/>
        <w:rPr>
          <w:rFonts w:ascii="Arial" w:eastAsia="Arial" w:hAnsi="Arial" w:cs="Arial"/>
          <w:sz w:val="24"/>
          <w:szCs w:val="24"/>
        </w:rPr>
      </w:pPr>
    </w:p>
    <w:p w14:paraId="6E1831B3" w14:textId="77777777" w:rsidR="002F52B7" w:rsidRPr="00981CE9" w:rsidRDefault="002F52B7">
      <w:pPr>
        <w:tabs>
          <w:tab w:val="center" w:pos="4535"/>
        </w:tabs>
        <w:spacing w:after="200"/>
        <w:rPr>
          <w:rFonts w:ascii="Arial" w:eastAsia="Arial" w:hAnsi="Arial" w:cs="Arial"/>
          <w:sz w:val="24"/>
          <w:szCs w:val="24"/>
        </w:rPr>
      </w:pPr>
    </w:p>
    <w:p w14:paraId="54E11D2A" w14:textId="77777777" w:rsidR="002F52B7" w:rsidRPr="00981CE9" w:rsidRDefault="002F52B7">
      <w:pPr>
        <w:tabs>
          <w:tab w:val="center" w:pos="4535"/>
        </w:tabs>
        <w:spacing w:after="200"/>
        <w:rPr>
          <w:rFonts w:ascii="Arial" w:eastAsia="Arial" w:hAnsi="Arial" w:cs="Arial"/>
          <w:sz w:val="24"/>
          <w:szCs w:val="24"/>
        </w:rPr>
      </w:pPr>
    </w:p>
    <w:p w14:paraId="31126E5D" w14:textId="77777777" w:rsidR="002F52B7" w:rsidRPr="00981CE9" w:rsidRDefault="002F52B7">
      <w:pPr>
        <w:tabs>
          <w:tab w:val="center" w:pos="4535"/>
        </w:tabs>
        <w:spacing w:after="200"/>
        <w:rPr>
          <w:rFonts w:ascii="Arial" w:eastAsia="Arial" w:hAnsi="Arial" w:cs="Arial"/>
          <w:sz w:val="24"/>
          <w:szCs w:val="24"/>
        </w:rPr>
      </w:pPr>
    </w:p>
    <w:p w14:paraId="2DE403A5" w14:textId="77777777" w:rsidR="002F52B7" w:rsidRPr="00981CE9" w:rsidRDefault="002F52B7">
      <w:pPr>
        <w:tabs>
          <w:tab w:val="center" w:pos="4535"/>
        </w:tabs>
        <w:spacing w:after="200"/>
        <w:rPr>
          <w:rFonts w:ascii="Arial" w:eastAsia="Arial" w:hAnsi="Arial" w:cs="Arial"/>
          <w:sz w:val="24"/>
          <w:szCs w:val="24"/>
        </w:rPr>
      </w:pPr>
    </w:p>
    <w:p w14:paraId="62431CDC" w14:textId="77777777" w:rsidR="002F52B7" w:rsidRPr="00981CE9" w:rsidRDefault="002F52B7">
      <w:pPr>
        <w:tabs>
          <w:tab w:val="center" w:pos="4535"/>
        </w:tabs>
        <w:spacing w:after="200"/>
        <w:rPr>
          <w:rFonts w:ascii="Arial" w:eastAsia="Arial" w:hAnsi="Arial" w:cs="Arial"/>
          <w:sz w:val="24"/>
          <w:szCs w:val="24"/>
        </w:rPr>
      </w:pPr>
    </w:p>
    <w:p w14:paraId="49E398E2" w14:textId="77777777" w:rsidR="002F52B7" w:rsidRPr="00981CE9" w:rsidRDefault="002F52B7">
      <w:pPr>
        <w:tabs>
          <w:tab w:val="center" w:pos="4535"/>
        </w:tabs>
        <w:spacing w:after="200"/>
        <w:rPr>
          <w:rFonts w:ascii="Arial" w:eastAsia="Arial" w:hAnsi="Arial" w:cs="Arial"/>
          <w:sz w:val="24"/>
          <w:szCs w:val="24"/>
        </w:rPr>
      </w:pPr>
    </w:p>
    <w:p w14:paraId="16287F21" w14:textId="6F1396B0" w:rsidR="0072005C" w:rsidRDefault="003A6F68" w:rsidP="0072005C">
      <w:pPr>
        <w:tabs>
          <w:tab w:val="center" w:pos="4535"/>
        </w:tabs>
        <w:spacing w:after="200"/>
        <w:rPr>
          <w:rFonts w:ascii="Arial" w:eastAsia="Arial" w:hAnsi="Arial" w:cs="Arial"/>
          <w:sz w:val="24"/>
          <w:szCs w:val="24"/>
        </w:rPr>
      </w:pPr>
      <w:r w:rsidRPr="00981CE9">
        <w:rPr>
          <w:rFonts w:ascii="Arial" w:hAnsi="Arial" w:cs="Arial"/>
          <w:sz w:val="24"/>
          <w:szCs w:val="24"/>
        </w:rPr>
        <w:br w:type="page"/>
      </w:r>
    </w:p>
    <w:p w14:paraId="2A5911F8" w14:textId="5528E5F5" w:rsidR="0072005C" w:rsidRPr="00A9560D" w:rsidRDefault="0072005C" w:rsidP="00A9560D">
      <w:pPr>
        <w:jc w:val="center"/>
        <w:rPr>
          <w:rFonts w:ascii="Arial" w:eastAsia="Calibri" w:hAnsi="Arial" w:cs="Arial"/>
          <w:b/>
          <w:sz w:val="24"/>
          <w:szCs w:val="24"/>
        </w:rPr>
      </w:pPr>
      <w:r w:rsidRPr="00A9560D">
        <w:rPr>
          <w:rFonts w:ascii="Arial" w:eastAsia="Calibri" w:hAnsi="Arial" w:cs="Arial"/>
          <w:b/>
          <w:sz w:val="24"/>
          <w:szCs w:val="24"/>
        </w:rPr>
        <w:lastRenderedPageBreak/>
        <w:t>LISTA DE ILUSTRAÇÔES</w:t>
      </w:r>
    </w:p>
    <w:p w14:paraId="15FBF885" w14:textId="77777777" w:rsidR="0072005C" w:rsidRDefault="0072005C">
      <w:pPr>
        <w:pStyle w:val="ndicedeilustraes"/>
        <w:tabs>
          <w:tab w:val="right" w:leader="dot" w:pos="9061"/>
        </w:tabs>
        <w:rPr>
          <w:rFonts w:ascii="Arial" w:eastAsia="Calibri" w:hAnsi="Arial" w:cs="Arial"/>
          <w:b/>
          <w:color w:val="000000"/>
          <w:sz w:val="24"/>
          <w:szCs w:val="24"/>
        </w:rPr>
      </w:pPr>
    </w:p>
    <w:p w14:paraId="1E63416C" w14:textId="624D91FB" w:rsidR="00500A38" w:rsidRDefault="0072005C">
      <w:pPr>
        <w:pStyle w:val="ndicedeilustraes"/>
        <w:tabs>
          <w:tab w:val="right" w:leader="dot" w:pos="9061"/>
        </w:tabs>
        <w:rPr>
          <w:rFonts w:asciiTheme="minorHAnsi" w:eastAsiaTheme="minorEastAsia" w:hAnsiTheme="minorHAnsi" w:cstheme="minorBidi"/>
          <w:noProof/>
        </w:rPr>
      </w:pPr>
      <w:r w:rsidRPr="0072005C">
        <w:rPr>
          <w:rFonts w:ascii="Arial" w:eastAsia="Calibri" w:hAnsi="Arial" w:cs="Arial"/>
          <w:sz w:val="24"/>
          <w:szCs w:val="24"/>
        </w:rPr>
        <w:fldChar w:fldCharType="begin"/>
      </w:r>
      <w:r w:rsidRPr="0072005C">
        <w:rPr>
          <w:rFonts w:ascii="Arial" w:eastAsia="Calibri" w:hAnsi="Arial" w:cs="Arial"/>
          <w:sz w:val="24"/>
          <w:szCs w:val="24"/>
        </w:rPr>
        <w:instrText xml:space="preserve"> TOC \h \z \c "Figura" </w:instrText>
      </w:r>
      <w:r w:rsidRPr="0072005C">
        <w:rPr>
          <w:rFonts w:ascii="Arial" w:eastAsia="Calibri" w:hAnsi="Arial" w:cs="Arial"/>
          <w:sz w:val="24"/>
          <w:szCs w:val="24"/>
        </w:rPr>
        <w:fldChar w:fldCharType="separate"/>
      </w:r>
      <w:hyperlink w:anchor="_Toc212809250" w:history="1">
        <w:r w:rsidR="00500A38" w:rsidRPr="003E1950">
          <w:rPr>
            <w:rStyle w:val="Hyperlink"/>
            <w:rFonts w:ascii="Arial" w:hAnsi="Arial" w:cs="Arial"/>
            <w:b/>
            <w:noProof/>
          </w:rPr>
          <w:t>Figura 1 - Diagrama de Entidade e Relacionamento</w:t>
        </w:r>
        <w:r w:rsidR="00500A38">
          <w:rPr>
            <w:noProof/>
            <w:webHidden/>
          </w:rPr>
          <w:tab/>
        </w:r>
        <w:r w:rsidR="00500A38">
          <w:rPr>
            <w:noProof/>
            <w:webHidden/>
          </w:rPr>
          <w:fldChar w:fldCharType="begin"/>
        </w:r>
        <w:r w:rsidR="00500A38">
          <w:rPr>
            <w:noProof/>
            <w:webHidden/>
          </w:rPr>
          <w:instrText xml:space="preserve"> PAGEREF _Toc212809250 \h </w:instrText>
        </w:r>
        <w:r w:rsidR="00500A38">
          <w:rPr>
            <w:noProof/>
            <w:webHidden/>
          </w:rPr>
        </w:r>
        <w:r w:rsidR="00500A38">
          <w:rPr>
            <w:noProof/>
            <w:webHidden/>
          </w:rPr>
          <w:fldChar w:fldCharType="separate"/>
        </w:r>
        <w:r w:rsidR="00500A38">
          <w:rPr>
            <w:noProof/>
            <w:webHidden/>
          </w:rPr>
          <w:t>15</w:t>
        </w:r>
        <w:r w:rsidR="00500A38">
          <w:rPr>
            <w:noProof/>
            <w:webHidden/>
          </w:rPr>
          <w:fldChar w:fldCharType="end"/>
        </w:r>
      </w:hyperlink>
    </w:p>
    <w:p w14:paraId="60D17B83" w14:textId="5AC27854" w:rsidR="00500A38" w:rsidRDefault="00CC114C">
      <w:pPr>
        <w:pStyle w:val="ndicedeilustraes"/>
        <w:tabs>
          <w:tab w:val="right" w:leader="dot" w:pos="9061"/>
        </w:tabs>
        <w:rPr>
          <w:rFonts w:asciiTheme="minorHAnsi" w:eastAsiaTheme="minorEastAsia" w:hAnsiTheme="minorHAnsi" w:cstheme="minorBidi"/>
          <w:noProof/>
        </w:rPr>
      </w:pPr>
      <w:hyperlink w:anchor="_Toc212809251" w:history="1">
        <w:r w:rsidR="00500A38" w:rsidRPr="003E1950">
          <w:rPr>
            <w:rStyle w:val="Hyperlink"/>
            <w:rFonts w:ascii="Arial" w:hAnsi="Arial" w:cs="Arial"/>
            <w:b/>
            <w:noProof/>
          </w:rPr>
          <w:t>Figura 2- Diagrama de Classes</w:t>
        </w:r>
        <w:r w:rsidR="00500A38">
          <w:rPr>
            <w:noProof/>
            <w:webHidden/>
          </w:rPr>
          <w:tab/>
        </w:r>
        <w:r w:rsidR="00500A38">
          <w:rPr>
            <w:noProof/>
            <w:webHidden/>
          </w:rPr>
          <w:fldChar w:fldCharType="begin"/>
        </w:r>
        <w:r w:rsidR="00500A38">
          <w:rPr>
            <w:noProof/>
            <w:webHidden/>
          </w:rPr>
          <w:instrText xml:space="preserve"> PAGEREF _Toc212809251 \h </w:instrText>
        </w:r>
        <w:r w:rsidR="00500A38">
          <w:rPr>
            <w:noProof/>
            <w:webHidden/>
          </w:rPr>
        </w:r>
        <w:r w:rsidR="00500A38">
          <w:rPr>
            <w:noProof/>
            <w:webHidden/>
          </w:rPr>
          <w:fldChar w:fldCharType="separate"/>
        </w:r>
        <w:r w:rsidR="00500A38">
          <w:rPr>
            <w:noProof/>
            <w:webHidden/>
          </w:rPr>
          <w:t>16</w:t>
        </w:r>
        <w:r w:rsidR="00500A38">
          <w:rPr>
            <w:noProof/>
            <w:webHidden/>
          </w:rPr>
          <w:fldChar w:fldCharType="end"/>
        </w:r>
      </w:hyperlink>
    </w:p>
    <w:p w14:paraId="5F7C4208" w14:textId="0CB47543" w:rsidR="00500A38" w:rsidRDefault="00CC114C">
      <w:pPr>
        <w:pStyle w:val="ndicedeilustraes"/>
        <w:tabs>
          <w:tab w:val="right" w:leader="dot" w:pos="9061"/>
        </w:tabs>
        <w:rPr>
          <w:rFonts w:asciiTheme="minorHAnsi" w:eastAsiaTheme="minorEastAsia" w:hAnsiTheme="minorHAnsi" w:cstheme="minorBidi"/>
          <w:noProof/>
        </w:rPr>
      </w:pPr>
      <w:hyperlink w:anchor="_Toc212809252" w:history="1">
        <w:r w:rsidR="00500A38" w:rsidRPr="003E1950">
          <w:rPr>
            <w:rStyle w:val="Hyperlink"/>
            <w:rFonts w:ascii="Arial" w:hAnsi="Arial" w:cs="Arial"/>
            <w:b/>
            <w:noProof/>
          </w:rPr>
          <w:t>Figura 3 - Diagrama de Classes</w:t>
        </w:r>
        <w:r w:rsidR="00500A38">
          <w:rPr>
            <w:noProof/>
            <w:webHidden/>
          </w:rPr>
          <w:tab/>
        </w:r>
        <w:r w:rsidR="00500A38">
          <w:rPr>
            <w:noProof/>
            <w:webHidden/>
          </w:rPr>
          <w:fldChar w:fldCharType="begin"/>
        </w:r>
        <w:r w:rsidR="00500A38">
          <w:rPr>
            <w:noProof/>
            <w:webHidden/>
          </w:rPr>
          <w:instrText xml:space="preserve"> PAGEREF _Toc212809252 \h </w:instrText>
        </w:r>
        <w:r w:rsidR="00500A38">
          <w:rPr>
            <w:noProof/>
            <w:webHidden/>
          </w:rPr>
        </w:r>
        <w:r w:rsidR="00500A38">
          <w:rPr>
            <w:noProof/>
            <w:webHidden/>
          </w:rPr>
          <w:fldChar w:fldCharType="separate"/>
        </w:r>
        <w:r w:rsidR="00500A38">
          <w:rPr>
            <w:noProof/>
            <w:webHidden/>
          </w:rPr>
          <w:t>17</w:t>
        </w:r>
        <w:r w:rsidR="00500A38">
          <w:rPr>
            <w:noProof/>
            <w:webHidden/>
          </w:rPr>
          <w:fldChar w:fldCharType="end"/>
        </w:r>
      </w:hyperlink>
    </w:p>
    <w:p w14:paraId="3CFE06E5" w14:textId="435E0E71" w:rsidR="00500A38" w:rsidRDefault="00CC114C">
      <w:pPr>
        <w:pStyle w:val="ndicedeilustraes"/>
        <w:tabs>
          <w:tab w:val="right" w:leader="dot" w:pos="9061"/>
        </w:tabs>
        <w:rPr>
          <w:rFonts w:asciiTheme="minorHAnsi" w:eastAsiaTheme="minorEastAsia" w:hAnsiTheme="minorHAnsi" w:cstheme="minorBidi"/>
          <w:noProof/>
        </w:rPr>
      </w:pPr>
      <w:hyperlink w:anchor="_Toc212809253" w:history="1">
        <w:r w:rsidR="00500A38" w:rsidRPr="003E1950">
          <w:rPr>
            <w:rStyle w:val="Hyperlink"/>
            <w:rFonts w:ascii="Arial" w:hAnsi="Arial" w:cs="Arial"/>
            <w:b/>
            <w:noProof/>
          </w:rPr>
          <w:t>Figura 4 - Tela de Alerta</w:t>
        </w:r>
        <w:r w:rsidR="00500A38">
          <w:rPr>
            <w:noProof/>
            <w:webHidden/>
          </w:rPr>
          <w:tab/>
        </w:r>
        <w:r w:rsidR="00500A38">
          <w:rPr>
            <w:noProof/>
            <w:webHidden/>
          </w:rPr>
          <w:fldChar w:fldCharType="begin"/>
        </w:r>
        <w:r w:rsidR="00500A38">
          <w:rPr>
            <w:noProof/>
            <w:webHidden/>
          </w:rPr>
          <w:instrText xml:space="preserve"> PAGEREF _Toc212809253 \h </w:instrText>
        </w:r>
        <w:r w:rsidR="00500A38">
          <w:rPr>
            <w:noProof/>
            <w:webHidden/>
          </w:rPr>
        </w:r>
        <w:r w:rsidR="00500A38">
          <w:rPr>
            <w:noProof/>
            <w:webHidden/>
          </w:rPr>
          <w:fldChar w:fldCharType="separate"/>
        </w:r>
        <w:r w:rsidR="00500A38">
          <w:rPr>
            <w:noProof/>
            <w:webHidden/>
          </w:rPr>
          <w:t>17</w:t>
        </w:r>
        <w:r w:rsidR="00500A38">
          <w:rPr>
            <w:noProof/>
            <w:webHidden/>
          </w:rPr>
          <w:fldChar w:fldCharType="end"/>
        </w:r>
      </w:hyperlink>
    </w:p>
    <w:p w14:paraId="785B5ECC" w14:textId="2E674464" w:rsidR="00500A38" w:rsidRDefault="00CC114C">
      <w:pPr>
        <w:pStyle w:val="ndicedeilustraes"/>
        <w:tabs>
          <w:tab w:val="right" w:leader="dot" w:pos="9061"/>
        </w:tabs>
        <w:rPr>
          <w:rFonts w:asciiTheme="minorHAnsi" w:eastAsiaTheme="minorEastAsia" w:hAnsiTheme="minorHAnsi" w:cstheme="minorBidi"/>
          <w:noProof/>
        </w:rPr>
      </w:pPr>
      <w:hyperlink w:anchor="_Toc212809254" w:history="1">
        <w:r w:rsidR="00500A38" w:rsidRPr="003E1950">
          <w:rPr>
            <w:rStyle w:val="Hyperlink"/>
            <w:rFonts w:ascii="Arial" w:hAnsi="Arial" w:cs="Arial"/>
            <w:b/>
            <w:noProof/>
          </w:rPr>
          <w:t>Figura 5 - Tela Registro de Alertas</w:t>
        </w:r>
        <w:r w:rsidR="00500A38">
          <w:rPr>
            <w:noProof/>
            <w:webHidden/>
          </w:rPr>
          <w:tab/>
        </w:r>
        <w:r w:rsidR="00500A38">
          <w:rPr>
            <w:noProof/>
            <w:webHidden/>
          </w:rPr>
          <w:fldChar w:fldCharType="begin"/>
        </w:r>
        <w:r w:rsidR="00500A38">
          <w:rPr>
            <w:noProof/>
            <w:webHidden/>
          </w:rPr>
          <w:instrText xml:space="preserve"> PAGEREF _Toc212809254 \h </w:instrText>
        </w:r>
        <w:r w:rsidR="00500A38">
          <w:rPr>
            <w:noProof/>
            <w:webHidden/>
          </w:rPr>
        </w:r>
        <w:r w:rsidR="00500A38">
          <w:rPr>
            <w:noProof/>
            <w:webHidden/>
          </w:rPr>
          <w:fldChar w:fldCharType="separate"/>
        </w:r>
        <w:r w:rsidR="00500A38">
          <w:rPr>
            <w:noProof/>
            <w:webHidden/>
          </w:rPr>
          <w:t>18</w:t>
        </w:r>
        <w:r w:rsidR="00500A38">
          <w:rPr>
            <w:noProof/>
            <w:webHidden/>
          </w:rPr>
          <w:fldChar w:fldCharType="end"/>
        </w:r>
      </w:hyperlink>
    </w:p>
    <w:p w14:paraId="6450AF9E" w14:textId="153DD715" w:rsidR="00500A38" w:rsidRDefault="00CC114C">
      <w:pPr>
        <w:pStyle w:val="ndicedeilustraes"/>
        <w:tabs>
          <w:tab w:val="right" w:leader="dot" w:pos="9061"/>
        </w:tabs>
        <w:rPr>
          <w:rFonts w:asciiTheme="minorHAnsi" w:eastAsiaTheme="minorEastAsia" w:hAnsiTheme="minorHAnsi" w:cstheme="minorBidi"/>
          <w:noProof/>
        </w:rPr>
      </w:pPr>
      <w:hyperlink w:anchor="_Toc212809255" w:history="1">
        <w:r w:rsidR="00500A38" w:rsidRPr="003E1950">
          <w:rPr>
            <w:rStyle w:val="Hyperlink"/>
            <w:rFonts w:ascii="Arial" w:hAnsi="Arial" w:cs="Arial"/>
            <w:b/>
            <w:noProof/>
          </w:rPr>
          <w:t>Figura 6 – Tela Mapa Desaparecidos</w:t>
        </w:r>
        <w:r w:rsidR="00500A38">
          <w:rPr>
            <w:noProof/>
            <w:webHidden/>
          </w:rPr>
          <w:tab/>
        </w:r>
        <w:r w:rsidR="00500A38">
          <w:rPr>
            <w:noProof/>
            <w:webHidden/>
          </w:rPr>
          <w:fldChar w:fldCharType="begin"/>
        </w:r>
        <w:r w:rsidR="00500A38">
          <w:rPr>
            <w:noProof/>
            <w:webHidden/>
          </w:rPr>
          <w:instrText xml:space="preserve"> PAGEREF _Toc212809255 \h </w:instrText>
        </w:r>
        <w:r w:rsidR="00500A38">
          <w:rPr>
            <w:noProof/>
            <w:webHidden/>
          </w:rPr>
        </w:r>
        <w:r w:rsidR="00500A38">
          <w:rPr>
            <w:noProof/>
            <w:webHidden/>
          </w:rPr>
          <w:fldChar w:fldCharType="separate"/>
        </w:r>
        <w:r w:rsidR="00500A38">
          <w:rPr>
            <w:noProof/>
            <w:webHidden/>
          </w:rPr>
          <w:t>18</w:t>
        </w:r>
        <w:r w:rsidR="00500A38">
          <w:rPr>
            <w:noProof/>
            <w:webHidden/>
          </w:rPr>
          <w:fldChar w:fldCharType="end"/>
        </w:r>
      </w:hyperlink>
    </w:p>
    <w:p w14:paraId="066E35D1" w14:textId="7EBEC785" w:rsidR="00500A38" w:rsidRDefault="00CC114C">
      <w:pPr>
        <w:pStyle w:val="ndicedeilustraes"/>
        <w:tabs>
          <w:tab w:val="right" w:leader="dot" w:pos="9061"/>
        </w:tabs>
        <w:rPr>
          <w:rFonts w:asciiTheme="minorHAnsi" w:eastAsiaTheme="minorEastAsia" w:hAnsiTheme="minorHAnsi" w:cstheme="minorBidi"/>
          <w:noProof/>
        </w:rPr>
      </w:pPr>
      <w:hyperlink w:anchor="_Toc212809256" w:history="1">
        <w:r w:rsidR="00500A38" w:rsidRPr="003E1950">
          <w:rPr>
            <w:rStyle w:val="Hyperlink"/>
            <w:rFonts w:ascii="Arial" w:hAnsi="Arial" w:cs="Arial"/>
            <w:b/>
            <w:noProof/>
          </w:rPr>
          <w:t>Figura 7 – Tela Mapa Desaparecidos</w:t>
        </w:r>
        <w:r w:rsidR="00500A38">
          <w:rPr>
            <w:noProof/>
            <w:webHidden/>
          </w:rPr>
          <w:tab/>
        </w:r>
        <w:r w:rsidR="00500A38">
          <w:rPr>
            <w:noProof/>
            <w:webHidden/>
          </w:rPr>
          <w:fldChar w:fldCharType="begin"/>
        </w:r>
        <w:r w:rsidR="00500A38">
          <w:rPr>
            <w:noProof/>
            <w:webHidden/>
          </w:rPr>
          <w:instrText xml:space="preserve"> PAGEREF _Toc212809256 \h </w:instrText>
        </w:r>
        <w:r w:rsidR="00500A38">
          <w:rPr>
            <w:noProof/>
            <w:webHidden/>
          </w:rPr>
        </w:r>
        <w:r w:rsidR="00500A38">
          <w:rPr>
            <w:noProof/>
            <w:webHidden/>
          </w:rPr>
          <w:fldChar w:fldCharType="separate"/>
        </w:r>
        <w:r w:rsidR="00500A38">
          <w:rPr>
            <w:noProof/>
            <w:webHidden/>
          </w:rPr>
          <w:t>19</w:t>
        </w:r>
        <w:r w:rsidR="00500A38">
          <w:rPr>
            <w:noProof/>
            <w:webHidden/>
          </w:rPr>
          <w:fldChar w:fldCharType="end"/>
        </w:r>
      </w:hyperlink>
    </w:p>
    <w:p w14:paraId="4D13383D" w14:textId="0D3998C0" w:rsidR="00500A38" w:rsidRDefault="00CC114C">
      <w:pPr>
        <w:pStyle w:val="ndicedeilustraes"/>
        <w:tabs>
          <w:tab w:val="right" w:leader="dot" w:pos="9061"/>
        </w:tabs>
        <w:rPr>
          <w:rFonts w:asciiTheme="minorHAnsi" w:eastAsiaTheme="minorEastAsia" w:hAnsiTheme="minorHAnsi" w:cstheme="minorBidi"/>
          <w:noProof/>
        </w:rPr>
      </w:pPr>
      <w:hyperlink w:anchor="_Toc212809257" w:history="1">
        <w:r w:rsidR="00500A38" w:rsidRPr="003E1950">
          <w:rPr>
            <w:rStyle w:val="Hyperlink"/>
            <w:rFonts w:ascii="Arial" w:hAnsi="Arial" w:cs="Arial"/>
            <w:b/>
            <w:noProof/>
          </w:rPr>
          <w:t>Figura 8  – Tela Desaparecidos</w:t>
        </w:r>
        <w:r w:rsidR="00500A38">
          <w:rPr>
            <w:noProof/>
            <w:webHidden/>
          </w:rPr>
          <w:tab/>
        </w:r>
        <w:r w:rsidR="00500A38">
          <w:rPr>
            <w:noProof/>
            <w:webHidden/>
          </w:rPr>
          <w:fldChar w:fldCharType="begin"/>
        </w:r>
        <w:r w:rsidR="00500A38">
          <w:rPr>
            <w:noProof/>
            <w:webHidden/>
          </w:rPr>
          <w:instrText xml:space="preserve"> PAGEREF _Toc212809257 \h </w:instrText>
        </w:r>
        <w:r w:rsidR="00500A38">
          <w:rPr>
            <w:noProof/>
            <w:webHidden/>
          </w:rPr>
        </w:r>
        <w:r w:rsidR="00500A38">
          <w:rPr>
            <w:noProof/>
            <w:webHidden/>
          </w:rPr>
          <w:fldChar w:fldCharType="separate"/>
        </w:r>
        <w:r w:rsidR="00500A38">
          <w:rPr>
            <w:noProof/>
            <w:webHidden/>
          </w:rPr>
          <w:t>19</w:t>
        </w:r>
        <w:r w:rsidR="00500A38">
          <w:rPr>
            <w:noProof/>
            <w:webHidden/>
          </w:rPr>
          <w:fldChar w:fldCharType="end"/>
        </w:r>
      </w:hyperlink>
    </w:p>
    <w:p w14:paraId="75616788" w14:textId="1757627C" w:rsidR="00500A38" w:rsidRDefault="00CC114C">
      <w:pPr>
        <w:pStyle w:val="ndicedeilustraes"/>
        <w:tabs>
          <w:tab w:val="right" w:leader="dot" w:pos="9061"/>
        </w:tabs>
        <w:rPr>
          <w:rFonts w:asciiTheme="minorHAnsi" w:eastAsiaTheme="minorEastAsia" w:hAnsiTheme="minorHAnsi" w:cstheme="minorBidi"/>
          <w:noProof/>
        </w:rPr>
      </w:pPr>
      <w:hyperlink w:anchor="_Toc212809258" w:history="1">
        <w:r w:rsidR="00500A38" w:rsidRPr="003E1950">
          <w:rPr>
            <w:rStyle w:val="Hyperlink"/>
            <w:rFonts w:ascii="Arial" w:hAnsi="Arial" w:cs="Arial"/>
            <w:b/>
            <w:noProof/>
          </w:rPr>
          <w:t>Figura 9 – Tela Detalhes Desaparecido</w:t>
        </w:r>
        <w:r w:rsidR="00500A38">
          <w:rPr>
            <w:noProof/>
            <w:webHidden/>
          </w:rPr>
          <w:tab/>
        </w:r>
        <w:r w:rsidR="00500A38">
          <w:rPr>
            <w:noProof/>
            <w:webHidden/>
          </w:rPr>
          <w:fldChar w:fldCharType="begin"/>
        </w:r>
        <w:r w:rsidR="00500A38">
          <w:rPr>
            <w:noProof/>
            <w:webHidden/>
          </w:rPr>
          <w:instrText xml:space="preserve"> PAGEREF _Toc212809258 \h </w:instrText>
        </w:r>
        <w:r w:rsidR="00500A38">
          <w:rPr>
            <w:noProof/>
            <w:webHidden/>
          </w:rPr>
        </w:r>
        <w:r w:rsidR="00500A38">
          <w:rPr>
            <w:noProof/>
            <w:webHidden/>
          </w:rPr>
          <w:fldChar w:fldCharType="separate"/>
        </w:r>
        <w:r w:rsidR="00500A38">
          <w:rPr>
            <w:noProof/>
            <w:webHidden/>
          </w:rPr>
          <w:t>20</w:t>
        </w:r>
        <w:r w:rsidR="00500A38">
          <w:rPr>
            <w:noProof/>
            <w:webHidden/>
          </w:rPr>
          <w:fldChar w:fldCharType="end"/>
        </w:r>
      </w:hyperlink>
    </w:p>
    <w:p w14:paraId="34CDB169" w14:textId="7FE6BAA9" w:rsidR="00500A38" w:rsidRDefault="00CC114C">
      <w:pPr>
        <w:pStyle w:val="ndicedeilustraes"/>
        <w:tabs>
          <w:tab w:val="right" w:leader="dot" w:pos="9061"/>
        </w:tabs>
        <w:rPr>
          <w:rFonts w:asciiTheme="minorHAnsi" w:eastAsiaTheme="minorEastAsia" w:hAnsiTheme="minorHAnsi" w:cstheme="minorBidi"/>
          <w:noProof/>
        </w:rPr>
      </w:pPr>
      <w:hyperlink w:anchor="_Toc212809259" w:history="1">
        <w:r w:rsidR="00500A38" w:rsidRPr="003E1950">
          <w:rPr>
            <w:rStyle w:val="Hyperlink"/>
            <w:rFonts w:ascii="Arial" w:hAnsi="Arial" w:cs="Arial"/>
            <w:b/>
            <w:noProof/>
          </w:rPr>
          <w:t>Figura 10 - Tela Órbitas</w:t>
        </w:r>
        <w:r w:rsidR="00500A38">
          <w:rPr>
            <w:noProof/>
            <w:webHidden/>
          </w:rPr>
          <w:tab/>
        </w:r>
        <w:r w:rsidR="00500A38">
          <w:rPr>
            <w:noProof/>
            <w:webHidden/>
          </w:rPr>
          <w:fldChar w:fldCharType="begin"/>
        </w:r>
        <w:r w:rsidR="00500A38">
          <w:rPr>
            <w:noProof/>
            <w:webHidden/>
          </w:rPr>
          <w:instrText xml:space="preserve"> PAGEREF _Toc212809259 \h </w:instrText>
        </w:r>
        <w:r w:rsidR="00500A38">
          <w:rPr>
            <w:noProof/>
            <w:webHidden/>
          </w:rPr>
        </w:r>
        <w:r w:rsidR="00500A38">
          <w:rPr>
            <w:noProof/>
            <w:webHidden/>
          </w:rPr>
          <w:fldChar w:fldCharType="separate"/>
        </w:r>
        <w:r w:rsidR="00500A38">
          <w:rPr>
            <w:noProof/>
            <w:webHidden/>
          </w:rPr>
          <w:t>21</w:t>
        </w:r>
        <w:r w:rsidR="00500A38">
          <w:rPr>
            <w:noProof/>
            <w:webHidden/>
          </w:rPr>
          <w:fldChar w:fldCharType="end"/>
        </w:r>
      </w:hyperlink>
    </w:p>
    <w:p w14:paraId="521BDD4A" w14:textId="28FDA2BE" w:rsidR="00500A38" w:rsidRDefault="00CC114C">
      <w:pPr>
        <w:pStyle w:val="ndicedeilustraes"/>
        <w:tabs>
          <w:tab w:val="right" w:leader="dot" w:pos="9061"/>
        </w:tabs>
        <w:rPr>
          <w:rFonts w:asciiTheme="minorHAnsi" w:eastAsiaTheme="minorEastAsia" w:hAnsiTheme="minorHAnsi" w:cstheme="minorBidi"/>
          <w:noProof/>
        </w:rPr>
      </w:pPr>
      <w:hyperlink w:anchor="_Toc212809260" w:history="1">
        <w:r w:rsidR="00500A38" w:rsidRPr="003E1950">
          <w:rPr>
            <w:rStyle w:val="Hyperlink"/>
            <w:rFonts w:ascii="Arial" w:hAnsi="Arial" w:cs="Arial"/>
            <w:b/>
            <w:noProof/>
          </w:rPr>
          <w:t>Figura 11 – Tela Chat</w:t>
        </w:r>
        <w:r w:rsidR="00500A38">
          <w:rPr>
            <w:noProof/>
            <w:webHidden/>
          </w:rPr>
          <w:tab/>
        </w:r>
        <w:r w:rsidR="00500A38">
          <w:rPr>
            <w:noProof/>
            <w:webHidden/>
          </w:rPr>
          <w:fldChar w:fldCharType="begin"/>
        </w:r>
        <w:r w:rsidR="00500A38">
          <w:rPr>
            <w:noProof/>
            <w:webHidden/>
          </w:rPr>
          <w:instrText xml:space="preserve"> PAGEREF _Toc212809260 \h </w:instrText>
        </w:r>
        <w:r w:rsidR="00500A38">
          <w:rPr>
            <w:noProof/>
            <w:webHidden/>
          </w:rPr>
        </w:r>
        <w:r w:rsidR="00500A38">
          <w:rPr>
            <w:noProof/>
            <w:webHidden/>
          </w:rPr>
          <w:fldChar w:fldCharType="separate"/>
        </w:r>
        <w:r w:rsidR="00500A38">
          <w:rPr>
            <w:noProof/>
            <w:webHidden/>
          </w:rPr>
          <w:t>21</w:t>
        </w:r>
        <w:r w:rsidR="00500A38">
          <w:rPr>
            <w:noProof/>
            <w:webHidden/>
          </w:rPr>
          <w:fldChar w:fldCharType="end"/>
        </w:r>
      </w:hyperlink>
    </w:p>
    <w:p w14:paraId="1205390D" w14:textId="441C7FE6" w:rsidR="00500A38" w:rsidRDefault="00CC114C">
      <w:pPr>
        <w:pStyle w:val="ndicedeilustraes"/>
        <w:tabs>
          <w:tab w:val="right" w:leader="dot" w:pos="9061"/>
        </w:tabs>
        <w:rPr>
          <w:rFonts w:asciiTheme="minorHAnsi" w:eastAsiaTheme="minorEastAsia" w:hAnsiTheme="minorHAnsi" w:cstheme="minorBidi"/>
          <w:noProof/>
        </w:rPr>
      </w:pPr>
      <w:hyperlink w:anchor="_Toc212809261" w:history="1">
        <w:r w:rsidR="00500A38" w:rsidRPr="003E1950">
          <w:rPr>
            <w:rStyle w:val="Hyperlink"/>
            <w:rFonts w:ascii="Arial" w:hAnsi="Arial" w:cs="Arial"/>
            <w:b/>
            <w:noProof/>
          </w:rPr>
          <w:t>Figura 12 – Tela Inicial Site</w:t>
        </w:r>
        <w:r w:rsidR="00500A38">
          <w:rPr>
            <w:noProof/>
            <w:webHidden/>
          </w:rPr>
          <w:tab/>
        </w:r>
        <w:r w:rsidR="00500A38">
          <w:rPr>
            <w:noProof/>
            <w:webHidden/>
          </w:rPr>
          <w:fldChar w:fldCharType="begin"/>
        </w:r>
        <w:r w:rsidR="00500A38">
          <w:rPr>
            <w:noProof/>
            <w:webHidden/>
          </w:rPr>
          <w:instrText xml:space="preserve"> PAGEREF _Toc212809261 \h </w:instrText>
        </w:r>
        <w:r w:rsidR="00500A38">
          <w:rPr>
            <w:noProof/>
            <w:webHidden/>
          </w:rPr>
        </w:r>
        <w:r w:rsidR="00500A38">
          <w:rPr>
            <w:noProof/>
            <w:webHidden/>
          </w:rPr>
          <w:fldChar w:fldCharType="separate"/>
        </w:r>
        <w:r w:rsidR="00500A38">
          <w:rPr>
            <w:noProof/>
            <w:webHidden/>
          </w:rPr>
          <w:t>22</w:t>
        </w:r>
        <w:r w:rsidR="00500A38">
          <w:rPr>
            <w:noProof/>
            <w:webHidden/>
          </w:rPr>
          <w:fldChar w:fldCharType="end"/>
        </w:r>
      </w:hyperlink>
    </w:p>
    <w:p w14:paraId="6D6A610A" w14:textId="73861FCC" w:rsidR="00500A38" w:rsidRDefault="00CC114C">
      <w:pPr>
        <w:pStyle w:val="ndicedeilustraes"/>
        <w:tabs>
          <w:tab w:val="right" w:leader="dot" w:pos="9061"/>
        </w:tabs>
        <w:rPr>
          <w:rFonts w:asciiTheme="minorHAnsi" w:eastAsiaTheme="minorEastAsia" w:hAnsiTheme="minorHAnsi" w:cstheme="minorBidi"/>
          <w:noProof/>
        </w:rPr>
      </w:pPr>
      <w:hyperlink w:anchor="_Toc212809262" w:history="1">
        <w:r w:rsidR="00500A38" w:rsidRPr="003E1950">
          <w:rPr>
            <w:rStyle w:val="Hyperlink"/>
            <w:rFonts w:ascii="Arial" w:hAnsi="Arial" w:cs="Arial"/>
            <w:b/>
            <w:noProof/>
          </w:rPr>
          <w:t>Figura 13 – Tela Inicial com Desaparecidos</w:t>
        </w:r>
        <w:r w:rsidR="00500A38">
          <w:rPr>
            <w:noProof/>
            <w:webHidden/>
          </w:rPr>
          <w:tab/>
        </w:r>
        <w:r w:rsidR="00500A38">
          <w:rPr>
            <w:noProof/>
            <w:webHidden/>
          </w:rPr>
          <w:fldChar w:fldCharType="begin"/>
        </w:r>
        <w:r w:rsidR="00500A38">
          <w:rPr>
            <w:noProof/>
            <w:webHidden/>
          </w:rPr>
          <w:instrText xml:space="preserve"> PAGEREF _Toc212809262 \h </w:instrText>
        </w:r>
        <w:r w:rsidR="00500A38">
          <w:rPr>
            <w:noProof/>
            <w:webHidden/>
          </w:rPr>
        </w:r>
        <w:r w:rsidR="00500A38">
          <w:rPr>
            <w:noProof/>
            <w:webHidden/>
          </w:rPr>
          <w:fldChar w:fldCharType="separate"/>
        </w:r>
        <w:r w:rsidR="00500A38">
          <w:rPr>
            <w:noProof/>
            <w:webHidden/>
          </w:rPr>
          <w:t>22</w:t>
        </w:r>
        <w:r w:rsidR="00500A38">
          <w:rPr>
            <w:noProof/>
            <w:webHidden/>
          </w:rPr>
          <w:fldChar w:fldCharType="end"/>
        </w:r>
      </w:hyperlink>
    </w:p>
    <w:p w14:paraId="2519BB1D" w14:textId="7A3AC7CE" w:rsidR="00500A38" w:rsidRDefault="00CC114C">
      <w:pPr>
        <w:pStyle w:val="ndicedeilustraes"/>
        <w:tabs>
          <w:tab w:val="right" w:leader="dot" w:pos="9061"/>
        </w:tabs>
        <w:rPr>
          <w:rFonts w:asciiTheme="minorHAnsi" w:eastAsiaTheme="minorEastAsia" w:hAnsiTheme="minorHAnsi" w:cstheme="minorBidi"/>
          <w:noProof/>
        </w:rPr>
      </w:pPr>
      <w:hyperlink w:anchor="_Toc212809263" w:history="1">
        <w:r w:rsidR="00500A38" w:rsidRPr="003E1950">
          <w:rPr>
            <w:rStyle w:val="Hyperlink"/>
            <w:rFonts w:ascii="Arial" w:hAnsi="Arial" w:cs="Arial"/>
            <w:b/>
            <w:noProof/>
          </w:rPr>
          <w:t>Figura 14 – Tela Inicial Mapa</w:t>
        </w:r>
        <w:r w:rsidR="00500A38">
          <w:rPr>
            <w:noProof/>
            <w:webHidden/>
          </w:rPr>
          <w:tab/>
        </w:r>
        <w:r w:rsidR="00500A38">
          <w:rPr>
            <w:noProof/>
            <w:webHidden/>
          </w:rPr>
          <w:fldChar w:fldCharType="begin"/>
        </w:r>
        <w:r w:rsidR="00500A38">
          <w:rPr>
            <w:noProof/>
            <w:webHidden/>
          </w:rPr>
          <w:instrText xml:space="preserve"> PAGEREF _Toc212809263 \h </w:instrText>
        </w:r>
        <w:r w:rsidR="00500A38">
          <w:rPr>
            <w:noProof/>
            <w:webHidden/>
          </w:rPr>
        </w:r>
        <w:r w:rsidR="00500A38">
          <w:rPr>
            <w:noProof/>
            <w:webHidden/>
          </w:rPr>
          <w:fldChar w:fldCharType="separate"/>
        </w:r>
        <w:r w:rsidR="00500A38">
          <w:rPr>
            <w:noProof/>
            <w:webHidden/>
          </w:rPr>
          <w:t>22</w:t>
        </w:r>
        <w:r w:rsidR="00500A38">
          <w:rPr>
            <w:noProof/>
            <w:webHidden/>
          </w:rPr>
          <w:fldChar w:fldCharType="end"/>
        </w:r>
      </w:hyperlink>
    </w:p>
    <w:p w14:paraId="672C1263" w14:textId="4461E4D1" w:rsidR="00500A38" w:rsidRDefault="00CC114C">
      <w:pPr>
        <w:pStyle w:val="ndicedeilustraes"/>
        <w:tabs>
          <w:tab w:val="right" w:leader="dot" w:pos="9061"/>
        </w:tabs>
        <w:rPr>
          <w:rFonts w:asciiTheme="minorHAnsi" w:eastAsiaTheme="minorEastAsia" w:hAnsiTheme="minorHAnsi" w:cstheme="minorBidi"/>
          <w:noProof/>
        </w:rPr>
      </w:pPr>
      <w:hyperlink w:anchor="_Toc212809264" w:history="1">
        <w:r w:rsidR="00500A38" w:rsidRPr="003E1950">
          <w:rPr>
            <w:rStyle w:val="Hyperlink"/>
            <w:rFonts w:ascii="Arial" w:hAnsi="Arial" w:cs="Arial"/>
            <w:b/>
            <w:noProof/>
          </w:rPr>
          <w:t>Figura 15 – Tela Desaparecidos Site</w:t>
        </w:r>
        <w:r w:rsidR="00500A38">
          <w:rPr>
            <w:noProof/>
            <w:webHidden/>
          </w:rPr>
          <w:tab/>
        </w:r>
        <w:r w:rsidR="00500A38">
          <w:rPr>
            <w:noProof/>
            <w:webHidden/>
          </w:rPr>
          <w:fldChar w:fldCharType="begin"/>
        </w:r>
        <w:r w:rsidR="00500A38">
          <w:rPr>
            <w:noProof/>
            <w:webHidden/>
          </w:rPr>
          <w:instrText xml:space="preserve"> PAGEREF _Toc212809264 \h </w:instrText>
        </w:r>
        <w:r w:rsidR="00500A38">
          <w:rPr>
            <w:noProof/>
            <w:webHidden/>
          </w:rPr>
        </w:r>
        <w:r w:rsidR="00500A38">
          <w:rPr>
            <w:noProof/>
            <w:webHidden/>
          </w:rPr>
          <w:fldChar w:fldCharType="separate"/>
        </w:r>
        <w:r w:rsidR="00500A38">
          <w:rPr>
            <w:noProof/>
            <w:webHidden/>
          </w:rPr>
          <w:t>23</w:t>
        </w:r>
        <w:r w:rsidR="00500A38">
          <w:rPr>
            <w:noProof/>
            <w:webHidden/>
          </w:rPr>
          <w:fldChar w:fldCharType="end"/>
        </w:r>
      </w:hyperlink>
    </w:p>
    <w:p w14:paraId="20CA4B6A" w14:textId="05B11E44" w:rsidR="00500A38" w:rsidRDefault="00CC114C">
      <w:pPr>
        <w:pStyle w:val="ndicedeilustraes"/>
        <w:tabs>
          <w:tab w:val="right" w:leader="dot" w:pos="9061"/>
        </w:tabs>
        <w:rPr>
          <w:rFonts w:asciiTheme="minorHAnsi" w:eastAsiaTheme="minorEastAsia" w:hAnsiTheme="minorHAnsi" w:cstheme="minorBidi"/>
          <w:noProof/>
        </w:rPr>
      </w:pPr>
      <w:hyperlink w:anchor="_Toc212809265" w:history="1">
        <w:r w:rsidR="00500A38" w:rsidRPr="003E1950">
          <w:rPr>
            <w:rStyle w:val="Hyperlink"/>
            <w:rFonts w:ascii="Arial" w:hAnsi="Arial" w:cs="Arial"/>
            <w:b/>
            <w:noProof/>
          </w:rPr>
          <w:t>Figura 16 – Tela Detalhes Desaparecidos</w:t>
        </w:r>
        <w:r w:rsidR="00500A38">
          <w:rPr>
            <w:noProof/>
            <w:webHidden/>
          </w:rPr>
          <w:tab/>
        </w:r>
        <w:r w:rsidR="00500A38">
          <w:rPr>
            <w:noProof/>
            <w:webHidden/>
          </w:rPr>
          <w:fldChar w:fldCharType="begin"/>
        </w:r>
        <w:r w:rsidR="00500A38">
          <w:rPr>
            <w:noProof/>
            <w:webHidden/>
          </w:rPr>
          <w:instrText xml:space="preserve"> PAGEREF _Toc212809265 \h </w:instrText>
        </w:r>
        <w:r w:rsidR="00500A38">
          <w:rPr>
            <w:noProof/>
            <w:webHidden/>
          </w:rPr>
        </w:r>
        <w:r w:rsidR="00500A38">
          <w:rPr>
            <w:noProof/>
            <w:webHidden/>
          </w:rPr>
          <w:fldChar w:fldCharType="separate"/>
        </w:r>
        <w:r w:rsidR="00500A38">
          <w:rPr>
            <w:noProof/>
            <w:webHidden/>
          </w:rPr>
          <w:t>23</w:t>
        </w:r>
        <w:r w:rsidR="00500A38">
          <w:rPr>
            <w:noProof/>
            <w:webHidden/>
          </w:rPr>
          <w:fldChar w:fldCharType="end"/>
        </w:r>
      </w:hyperlink>
    </w:p>
    <w:p w14:paraId="0BBBE71F" w14:textId="732CFE22" w:rsidR="00500A38" w:rsidRDefault="00CC114C">
      <w:pPr>
        <w:pStyle w:val="ndicedeilustraes"/>
        <w:tabs>
          <w:tab w:val="right" w:leader="dot" w:pos="9061"/>
        </w:tabs>
        <w:rPr>
          <w:rFonts w:asciiTheme="minorHAnsi" w:eastAsiaTheme="minorEastAsia" w:hAnsiTheme="minorHAnsi" w:cstheme="minorBidi"/>
          <w:noProof/>
        </w:rPr>
      </w:pPr>
      <w:hyperlink w:anchor="_Toc212809266" w:history="1">
        <w:r w:rsidR="00500A38" w:rsidRPr="003E1950">
          <w:rPr>
            <w:rStyle w:val="Hyperlink"/>
            <w:rFonts w:ascii="Arial" w:hAnsi="Arial" w:cs="Arial"/>
            <w:b/>
            <w:noProof/>
          </w:rPr>
          <w:t>Figura 17 – Tela de Mapa Desaparecido</w:t>
        </w:r>
        <w:r w:rsidR="00500A38">
          <w:rPr>
            <w:noProof/>
            <w:webHidden/>
          </w:rPr>
          <w:tab/>
        </w:r>
        <w:r w:rsidR="00500A38">
          <w:rPr>
            <w:noProof/>
            <w:webHidden/>
          </w:rPr>
          <w:fldChar w:fldCharType="begin"/>
        </w:r>
        <w:r w:rsidR="00500A38">
          <w:rPr>
            <w:noProof/>
            <w:webHidden/>
          </w:rPr>
          <w:instrText xml:space="preserve"> PAGEREF _Toc212809266 \h </w:instrText>
        </w:r>
        <w:r w:rsidR="00500A38">
          <w:rPr>
            <w:noProof/>
            <w:webHidden/>
          </w:rPr>
        </w:r>
        <w:r w:rsidR="00500A38">
          <w:rPr>
            <w:noProof/>
            <w:webHidden/>
          </w:rPr>
          <w:fldChar w:fldCharType="separate"/>
        </w:r>
        <w:r w:rsidR="00500A38">
          <w:rPr>
            <w:noProof/>
            <w:webHidden/>
          </w:rPr>
          <w:t>24</w:t>
        </w:r>
        <w:r w:rsidR="00500A38">
          <w:rPr>
            <w:noProof/>
            <w:webHidden/>
          </w:rPr>
          <w:fldChar w:fldCharType="end"/>
        </w:r>
      </w:hyperlink>
    </w:p>
    <w:p w14:paraId="429E39EC" w14:textId="034309C8" w:rsidR="00500A38" w:rsidRDefault="00CC114C">
      <w:pPr>
        <w:pStyle w:val="ndicedeilustraes"/>
        <w:tabs>
          <w:tab w:val="right" w:leader="dot" w:pos="9061"/>
        </w:tabs>
        <w:rPr>
          <w:rFonts w:asciiTheme="minorHAnsi" w:eastAsiaTheme="minorEastAsia" w:hAnsiTheme="minorHAnsi" w:cstheme="minorBidi"/>
          <w:noProof/>
        </w:rPr>
      </w:pPr>
      <w:hyperlink w:anchor="_Toc212809267" w:history="1">
        <w:r w:rsidR="00500A38" w:rsidRPr="003E1950">
          <w:rPr>
            <w:rStyle w:val="Hyperlink"/>
            <w:rFonts w:ascii="Arial" w:hAnsi="Arial" w:cs="Arial"/>
            <w:b/>
            <w:noProof/>
          </w:rPr>
          <w:t>Figura 18 – Tela Registro de Desaparecimento</w:t>
        </w:r>
        <w:r w:rsidR="00500A38">
          <w:rPr>
            <w:noProof/>
            <w:webHidden/>
          </w:rPr>
          <w:tab/>
        </w:r>
        <w:r w:rsidR="00500A38">
          <w:rPr>
            <w:noProof/>
            <w:webHidden/>
          </w:rPr>
          <w:fldChar w:fldCharType="begin"/>
        </w:r>
        <w:r w:rsidR="00500A38">
          <w:rPr>
            <w:noProof/>
            <w:webHidden/>
          </w:rPr>
          <w:instrText xml:space="preserve"> PAGEREF _Toc212809267 \h </w:instrText>
        </w:r>
        <w:r w:rsidR="00500A38">
          <w:rPr>
            <w:noProof/>
            <w:webHidden/>
          </w:rPr>
        </w:r>
        <w:r w:rsidR="00500A38">
          <w:rPr>
            <w:noProof/>
            <w:webHidden/>
          </w:rPr>
          <w:fldChar w:fldCharType="separate"/>
        </w:r>
        <w:r w:rsidR="00500A38">
          <w:rPr>
            <w:noProof/>
            <w:webHidden/>
          </w:rPr>
          <w:t>24</w:t>
        </w:r>
        <w:r w:rsidR="00500A38">
          <w:rPr>
            <w:noProof/>
            <w:webHidden/>
          </w:rPr>
          <w:fldChar w:fldCharType="end"/>
        </w:r>
      </w:hyperlink>
    </w:p>
    <w:p w14:paraId="4B20EC46" w14:textId="1D820AFC" w:rsidR="00500A38" w:rsidRDefault="00CC114C">
      <w:pPr>
        <w:pStyle w:val="ndicedeilustraes"/>
        <w:tabs>
          <w:tab w:val="right" w:leader="dot" w:pos="9061"/>
        </w:tabs>
        <w:rPr>
          <w:rFonts w:asciiTheme="minorHAnsi" w:eastAsiaTheme="minorEastAsia" w:hAnsiTheme="minorHAnsi" w:cstheme="minorBidi"/>
          <w:noProof/>
        </w:rPr>
      </w:pPr>
      <w:hyperlink w:anchor="_Toc212809268" w:history="1">
        <w:r w:rsidR="00500A38" w:rsidRPr="003E1950">
          <w:rPr>
            <w:rStyle w:val="Hyperlink"/>
            <w:rFonts w:ascii="Arial" w:hAnsi="Arial" w:cs="Arial"/>
            <w:b/>
            <w:noProof/>
          </w:rPr>
          <w:t>Figura 19 – Modelo do Chaveiro</w:t>
        </w:r>
        <w:r w:rsidR="00500A38">
          <w:rPr>
            <w:noProof/>
            <w:webHidden/>
          </w:rPr>
          <w:tab/>
        </w:r>
        <w:r w:rsidR="00500A38">
          <w:rPr>
            <w:noProof/>
            <w:webHidden/>
          </w:rPr>
          <w:fldChar w:fldCharType="begin"/>
        </w:r>
        <w:r w:rsidR="00500A38">
          <w:rPr>
            <w:noProof/>
            <w:webHidden/>
          </w:rPr>
          <w:instrText xml:space="preserve"> PAGEREF _Toc212809268 \h </w:instrText>
        </w:r>
        <w:r w:rsidR="00500A38">
          <w:rPr>
            <w:noProof/>
            <w:webHidden/>
          </w:rPr>
        </w:r>
        <w:r w:rsidR="00500A38">
          <w:rPr>
            <w:noProof/>
            <w:webHidden/>
          </w:rPr>
          <w:fldChar w:fldCharType="separate"/>
        </w:r>
        <w:r w:rsidR="00500A38">
          <w:rPr>
            <w:noProof/>
            <w:webHidden/>
          </w:rPr>
          <w:t>26</w:t>
        </w:r>
        <w:r w:rsidR="00500A38">
          <w:rPr>
            <w:noProof/>
            <w:webHidden/>
          </w:rPr>
          <w:fldChar w:fldCharType="end"/>
        </w:r>
      </w:hyperlink>
    </w:p>
    <w:p w14:paraId="49151597" w14:textId="3356F200" w:rsidR="00500A38" w:rsidRDefault="00CC114C">
      <w:pPr>
        <w:pStyle w:val="ndicedeilustraes"/>
        <w:tabs>
          <w:tab w:val="right" w:leader="dot" w:pos="9061"/>
        </w:tabs>
        <w:rPr>
          <w:rFonts w:asciiTheme="minorHAnsi" w:eastAsiaTheme="minorEastAsia" w:hAnsiTheme="minorHAnsi" w:cstheme="minorBidi"/>
          <w:noProof/>
        </w:rPr>
      </w:pPr>
      <w:hyperlink w:anchor="_Toc212809269" w:history="1">
        <w:r w:rsidR="00500A38" w:rsidRPr="003E1950">
          <w:rPr>
            <w:rStyle w:val="Hyperlink"/>
            <w:rFonts w:ascii="Arial" w:hAnsi="Arial" w:cs="Arial"/>
            <w:b/>
            <w:noProof/>
          </w:rPr>
          <w:t>Figura 20 - Esquema do Arduino com GPS</w:t>
        </w:r>
        <w:r w:rsidR="00500A38">
          <w:rPr>
            <w:noProof/>
            <w:webHidden/>
          </w:rPr>
          <w:tab/>
        </w:r>
        <w:r w:rsidR="00500A38">
          <w:rPr>
            <w:noProof/>
            <w:webHidden/>
          </w:rPr>
          <w:fldChar w:fldCharType="begin"/>
        </w:r>
        <w:r w:rsidR="00500A38">
          <w:rPr>
            <w:noProof/>
            <w:webHidden/>
          </w:rPr>
          <w:instrText xml:space="preserve"> PAGEREF _Toc212809269 \h </w:instrText>
        </w:r>
        <w:r w:rsidR="00500A38">
          <w:rPr>
            <w:noProof/>
            <w:webHidden/>
          </w:rPr>
        </w:r>
        <w:r w:rsidR="00500A38">
          <w:rPr>
            <w:noProof/>
            <w:webHidden/>
          </w:rPr>
          <w:fldChar w:fldCharType="separate"/>
        </w:r>
        <w:r w:rsidR="00500A38">
          <w:rPr>
            <w:noProof/>
            <w:webHidden/>
          </w:rPr>
          <w:t>27</w:t>
        </w:r>
        <w:r w:rsidR="00500A38">
          <w:rPr>
            <w:noProof/>
            <w:webHidden/>
          </w:rPr>
          <w:fldChar w:fldCharType="end"/>
        </w:r>
      </w:hyperlink>
    </w:p>
    <w:p w14:paraId="5D88D2F9" w14:textId="72B4D52E" w:rsidR="0072005C" w:rsidRPr="00981CE9" w:rsidRDefault="0072005C" w:rsidP="0072005C">
      <w:pPr>
        <w:tabs>
          <w:tab w:val="center" w:pos="4535"/>
        </w:tabs>
        <w:spacing w:after="200"/>
        <w:rPr>
          <w:rFonts w:ascii="Arial" w:eastAsia="Calibri" w:hAnsi="Arial" w:cs="Arial"/>
          <w:b/>
          <w:color w:val="000000"/>
          <w:sz w:val="24"/>
          <w:szCs w:val="24"/>
        </w:rPr>
      </w:pPr>
      <w:r w:rsidRPr="0072005C">
        <w:rPr>
          <w:rFonts w:ascii="Arial" w:eastAsia="Calibri" w:hAnsi="Arial" w:cs="Arial"/>
          <w:sz w:val="24"/>
          <w:szCs w:val="24"/>
        </w:rPr>
        <w:fldChar w:fldCharType="end"/>
      </w:r>
    </w:p>
    <w:p w14:paraId="40605F84" w14:textId="32824071" w:rsidR="002F52B7" w:rsidRPr="00981CE9" w:rsidRDefault="002F52B7" w:rsidP="00BE6FB6">
      <w:pPr>
        <w:pBdr>
          <w:top w:val="nil"/>
          <w:left w:val="nil"/>
          <w:bottom w:val="nil"/>
          <w:right w:val="nil"/>
          <w:between w:val="nil"/>
        </w:pBdr>
        <w:tabs>
          <w:tab w:val="right" w:pos="9061"/>
        </w:tabs>
        <w:spacing w:line="360" w:lineRule="auto"/>
        <w:jc w:val="both"/>
        <w:rPr>
          <w:rFonts w:ascii="Arial" w:eastAsia="Calibri" w:hAnsi="Arial" w:cs="Arial"/>
          <w:b/>
          <w:color w:val="000000"/>
          <w:sz w:val="24"/>
          <w:szCs w:val="24"/>
        </w:rPr>
      </w:pPr>
    </w:p>
    <w:p w14:paraId="34B3F2EB" w14:textId="77777777" w:rsidR="002F52B7" w:rsidRPr="00981CE9" w:rsidRDefault="002F52B7">
      <w:pPr>
        <w:spacing w:line="360" w:lineRule="auto"/>
        <w:jc w:val="both"/>
        <w:rPr>
          <w:rFonts w:ascii="Arial" w:eastAsia="Arial" w:hAnsi="Arial" w:cs="Arial"/>
          <w:sz w:val="24"/>
          <w:szCs w:val="24"/>
        </w:rPr>
      </w:pPr>
    </w:p>
    <w:p w14:paraId="7D34F5C7" w14:textId="77777777" w:rsidR="002F52B7" w:rsidRPr="00981CE9" w:rsidRDefault="002F52B7">
      <w:pPr>
        <w:spacing w:line="360" w:lineRule="auto"/>
        <w:jc w:val="both"/>
        <w:rPr>
          <w:rFonts w:ascii="Arial" w:eastAsia="Arial" w:hAnsi="Arial" w:cs="Arial"/>
          <w:sz w:val="24"/>
          <w:szCs w:val="24"/>
        </w:rPr>
      </w:pPr>
    </w:p>
    <w:p w14:paraId="0B4020A7" w14:textId="77777777" w:rsidR="002F52B7" w:rsidRPr="00981CE9" w:rsidRDefault="002F52B7">
      <w:pPr>
        <w:spacing w:line="360" w:lineRule="auto"/>
        <w:jc w:val="both"/>
        <w:rPr>
          <w:rFonts w:ascii="Arial" w:eastAsia="Arial" w:hAnsi="Arial" w:cs="Arial"/>
          <w:sz w:val="24"/>
          <w:szCs w:val="24"/>
        </w:rPr>
      </w:pPr>
    </w:p>
    <w:p w14:paraId="1D7B270A" w14:textId="77777777" w:rsidR="002F52B7" w:rsidRPr="00981CE9" w:rsidRDefault="002F52B7">
      <w:pPr>
        <w:spacing w:line="360" w:lineRule="auto"/>
        <w:jc w:val="both"/>
        <w:rPr>
          <w:rFonts w:ascii="Arial" w:eastAsia="Arial" w:hAnsi="Arial" w:cs="Arial"/>
          <w:sz w:val="24"/>
          <w:szCs w:val="24"/>
        </w:rPr>
      </w:pPr>
    </w:p>
    <w:p w14:paraId="4F904CB7" w14:textId="77777777" w:rsidR="002F52B7" w:rsidRPr="00981CE9" w:rsidRDefault="002F52B7">
      <w:pPr>
        <w:spacing w:line="360" w:lineRule="auto"/>
        <w:jc w:val="both"/>
        <w:rPr>
          <w:rFonts w:ascii="Arial" w:eastAsia="Arial" w:hAnsi="Arial" w:cs="Arial"/>
          <w:sz w:val="24"/>
          <w:szCs w:val="24"/>
        </w:rPr>
      </w:pPr>
    </w:p>
    <w:p w14:paraId="06971CD3" w14:textId="77777777" w:rsidR="002F52B7" w:rsidRPr="00981CE9" w:rsidRDefault="002F52B7">
      <w:pPr>
        <w:spacing w:line="360" w:lineRule="auto"/>
        <w:jc w:val="both"/>
        <w:rPr>
          <w:rFonts w:ascii="Arial" w:eastAsia="Arial" w:hAnsi="Arial" w:cs="Arial"/>
          <w:sz w:val="24"/>
          <w:szCs w:val="24"/>
        </w:rPr>
      </w:pPr>
    </w:p>
    <w:p w14:paraId="2A1F701D" w14:textId="77777777" w:rsidR="002F52B7" w:rsidRPr="00981CE9" w:rsidRDefault="002F52B7">
      <w:pPr>
        <w:spacing w:line="360" w:lineRule="auto"/>
        <w:jc w:val="both"/>
        <w:rPr>
          <w:rFonts w:ascii="Arial" w:eastAsia="Arial" w:hAnsi="Arial" w:cs="Arial"/>
          <w:sz w:val="24"/>
          <w:szCs w:val="24"/>
        </w:rPr>
      </w:pPr>
    </w:p>
    <w:p w14:paraId="03EFCA41" w14:textId="77777777" w:rsidR="002F52B7" w:rsidRPr="00981CE9" w:rsidRDefault="002F52B7">
      <w:pPr>
        <w:spacing w:line="360" w:lineRule="auto"/>
        <w:jc w:val="both"/>
        <w:rPr>
          <w:rFonts w:ascii="Arial" w:eastAsia="Arial" w:hAnsi="Arial" w:cs="Arial"/>
          <w:sz w:val="24"/>
          <w:szCs w:val="24"/>
        </w:rPr>
      </w:pPr>
    </w:p>
    <w:p w14:paraId="5F96A722" w14:textId="77777777" w:rsidR="002F52B7" w:rsidRPr="00981CE9" w:rsidRDefault="002F52B7">
      <w:pPr>
        <w:spacing w:line="360" w:lineRule="auto"/>
        <w:jc w:val="both"/>
        <w:rPr>
          <w:rFonts w:ascii="Arial" w:eastAsia="Arial" w:hAnsi="Arial" w:cs="Arial"/>
          <w:sz w:val="24"/>
          <w:szCs w:val="24"/>
        </w:rPr>
      </w:pPr>
    </w:p>
    <w:p w14:paraId="5B95CD12" w14:textId="77777777" w:rsidR="002F52B7" w:rsidRPr="00981CE9" w:rsidRDefault="002F52B7">
      <w:pPr>
        <w:spacing w:line="360" w:lineRule="auto"/>
        <w:jc w:val="both"/>
        <w:rPr>
          <w:rFonts w:ascii="Arial" w:eastAsia="Arial" w:hAnsi="Arial" w:cs="Arial"/>
          <w:sz w:val="24"/>
          <w:szCs w:val="24"/>
        </w:rPr>
      </w:pPr>
    </w:p>
    <w:p w14:paraId="5220BBB2" w14:textId="77777777" w:rsidR="002F52B7" w:rsidRPr="00981CE9" w:rsidRDefault="002F52B7">
      <w:pPr>
        <w:spacing w:line="360" w:lineRule="auto"/>
        <w:jc w:val="both"/>
        <w:rPr>
          <w:rFonts w:ascii="Arial" w:eastAsia="Arial" w:hAnsi="Arial" w:cs="Arial"/>
          <w:sz w:val="24"/>
          <w:szCs w:val="24"/>
        </w:rPr>
      </w:pPr>
    </w:p>
    <w:p w14:paraId="13CB595B" w14:textId="77777777" w:rsidR="002F52B7" w:rsidRPr="00981CE9" w:rsidRDefault="002F52B7">
      <w:pPr>
        <w:spacing w:line="360" w:lineRule="auto"/>
        <w:jc w:val="both"/>
        <w:rPr>
          <w:rFonts w:ascii="Arial" w:eastAsia="Arial" w:hAnsi="Arial" w:cs="Arial"/>
          <w:sz w:val="24"/>
          <w:szCs w:val="24"/>
        </w:rPr>
      </w:pPr>
    </w:p>
    <w:p w14:paraId="6D9C8D39" w14:textId="77777777" w:rsidR="002F52B7" w:rsidRPr="00981CE9" w:rsidRDefault="002F52B7">
      <w:pPr>
        <w:spacing w:line="360" w:lineRule="auto"/>
        <w:jc w:val="both"/>
        <w:rPr>
          <w:rFonts w:ascii="Arial" w:eastAsia="Arial" w:hAnsi="Arial" w:cs="Arial"/>
          <w:sz w:val="24"/>
          <w:szCs w:val="24"/>
        </w:rPr>
      </w:pPr>
    </w:p>
    <w:p w14:paraId="675E05EE" w14:textId="77777777" w:rsidR="002F52B7" w:rsidRPr="00981CE9" w:rsidRDefault="002F52B7">
      <w:pPr>
        <w:spacing w:line="360" w:lineRule="auto"/>
        <w:jc w:val="both"/>
        <w:rPr>
          <w:rFonts w:ascii="Arial" w:eastAsia="Arial" w:hAnsi="Arial" w:cs="Arial"/>
          <w:sz w:val="24"/>
          <w:szCs w:val="24"/>
        </w:rPr>
      </w:pPr>
    </w:p>
    <w:p w14:paraId="0605B8A2" w14:textId="112CCD0F" w:rsidR="002F52B7" w:rsidRDefault="002F52B7" w:rsidP="00B2565E">
      <w:pPr>
        <w:tabs>
          <w:tab w:val="left" w:pos="2060"/>
          <w:tab w:val="center" w:pos="4535"/>
          <w:tab w:val="left" w:pos="7938"/>
        </w:tabs>
        <w:rPr>
          <w:rFonts w:ascii="Arial" w:eastAsia="Arial" w:hAnsi="Arial" w:cs="Arial"/>
          <w:b/>
          <w:sz w:val="24"/>
          <w:szCs w:val="24"/>
        </w:rPr>
      </w:pPr>
    </w:p>
    <w:p w14:paraId="39604654" w14:textId="77777777" w:rsidR="00E10C0A" w:rsidRPr="00981CE9" w:rsidRDefault="00E10C0A">
      <w:pPr>
        <w:widowControl w:val="0"/>
        <w:pBdr>
          <w:top w:val="nil"/>
          <w:left w:val="nil"/>
          <w:bottom w:val="nil"/>
          <w:right w:val="nil"/>
          <w:between w:val="nil"/>
        </w:pBdr>
        <w:rPr>
          <w:rFonts w:ascii="Arial" w:eastAsia="Arial" w:hAnsi="Arial" w:cs="Arial"/>
          <w:b/>
          <w:color w:val="000000"/>
          <w:sz w:val="24"/>
          <w:szCs w:val="24"/>
        </w:rPr>
      </w:pPr>
    </w:p>
    <w:sdt>
      <w:sdtPr>
        <w:rPr>
          <w:rFonts w:ascii="Calibri" w:eastAsia="Times New Roman" w:hAnsi="Calibri" w:cs="Calibri"/>
          <w:color w:val="auto"/>
          <w:sz w:val="22"/>
          <w:szCs w:val="22"/>
        </w:rPr>
        <w:id w:val="-2076195001"/>
        <w:docPartObj>
          <w:docPartGallery w:val="Table of Contents"/>
          <w:docPartUnique/>
        </w:docPartObj>
      </w:sdtPr>
      <w:sdtEndPr>
        <w:rPr>
          <w:rFonts w:ascii="Arial" w:hAnsi="Arial" w:cs="Arial"/>
          <w:b/>
          <w:bCs/>
          <w:sz w:val="24"/>
          <w:szCs w:val="24"/>
        </w:rPr>
      </w:sdtEndPr>
      <w:sdtContent>
        <w:p w14:paraId="26FCA685" w14:textId="4B17C477" w:rsidR="00B2565E" w:rsidRDefault="00B2565E" w:rsidP="00B2565E">
          <w:pPr>
            <w:pStyle w:val="CabealhodoSumrio"/>
            <w:jc w:val="center"/>
            <w:rPr>
              <w:rFonts w:ascii="Arial" w:hAnsi="Arial" w:cs="Arial"/>
              <w:b/>
              <w:color w:val="auto"/>
            </w:rPr>
          </w:pPr>
          <w:r w:rsidRPr="00B2565E">
            <w:rPr>
              <w:rFonts w:ascii="Arial" w:hAnsi="Arial" w:cs="Arial"/>
              <w:b/>
              <w:color w:val="auto"/>
            </w:rPr>
            <w:t>SUMÁRIO</w:t>
          </w:r>
        </w:p>
        <w:p w14:paraId="69D8F7E6" w14:textId="77777777" w:rsidR="00B2565E" w:rsidRPr="00B2565E" w:rsidRDefault="00B2565E" w:rsidP="00B2565E"/>
        <w:p w14:paraId="44AEA804" w14:textId="1E820C81" w:rsidR="003B5643" w:rsidRDefault="00B2565E">
          <w:pPr>
            <w:pStyle w:val="Sumrio1"/>
            <w:rPr>
              <w:rFonts w:asciiTheme="minorHAnsi" w:eastAsiaTheme="minorEastAsia" w:hAnsiTheme="minorHAnsi" w:cstheme="minorBidi"/>
              <w:noProof/>
              <w:sz w:val="22"/>
            </w:rPr>
          </w:pPr>
          <w:r w:rsidRPr="00B2565E">
            <w:rPr>
              <w:rFonts w:cs="Arial"/>
              <w:szCs w:val="24"/>
            </w:rPr>
            <w:fldChar w:fldCharType="begin"/>
          </w:r>
          <w:r w:rsidRPr="00B2565E">
            <w:rPr>
              <w:rFonts w:cs="Arial"/>
              <w:szCs w:val="24"/>
            </w:rPr>
            <w:instrText xml:space="preserve"> TOC \o "1-3" \h \z \u </w:instrText>
          </w:r>
          <w:r w:rsidRPr="00B2565E">
            <w:rPr>
              <w:rFonts w:cs="Arial"/>
              <w:szCs w:val="24"/>
            </w:rPr>
            <w:fldChar w:fldCharType="separate"/>
          </w:r>
          <w:hyperlink w:anchor="_Toc212799577" w:history="1">
            <w:r w:rsidR="003B5643" w:rsidRPr="003D6C00">
              <w:rPr>
                <w:rStyle w:val="Hyperlink"/>
                <w:rFonts w:eastAsia="Arial" w:cs="Arial"/>
                <w:noProof/>
              </w:rPr>
              <w:t>1 INTRODUÇÃO</w:t>
            </w:r>
            <w:r w:rsidR="003B5643">
              <w:rPr>
                <w:noProof/>
                <w:webHidden/>
              </w:rPr>
              <w:tab/>
            </w:r>
            <w:r w:rsidR="003B5643">
              <w:rPr>
                <w:noProof/>
                <w:webHidden/>
              </w:rPr>
              <w:fldChar w:fldCharType="begin"/>
            </w:r>
            <w:r w:rsidR="003B5643">
              <w:rPr>
                <w:noProof/>
                <w:webHidden/>
              </w:rPr>
              <w:instrText xml:space="preserve"> PAGEREF _Toc212799577 \h </w:instrText>
            </w:r>
            <w:r w:rsidR="003B5643">
              <w:rPr>
                <w:noProof/>
                <w:webHidden/>
              </w:rPr>
            </w:r>
            <w:r w:rsidR="003B5643">
              <w:rPr>
                <w:noProof/>
                <w:webHidden/>
              </w:rPr>
              <w:fldChar w:fldCharType="separate"/>
            </w:r>
            <w:r w:rsidR="003B5643">
              <w:rPr>
                <w:noProof/>
                <w:webHidden/>
              </w:rPr>
              <w:t>12</w:t>
            </w:r>
            <w:r w:rsidR="003B5643">
              <w:rPr>
                <w:noProof/>
                <w:webHidden/>
              </w:rPr>
              <w:fldChar w:fldCharType="end"/>
            </w:r>
          </w:hyperlink>
        </w:p>
        <w:p w14:paraId="7B706C3A" w14:textId="01C1F712" w:rsidR="003B5643" w:rsidRDefault="00CC114C">
          <w:pPr>
            <w:pStyle w:val="Sumrio2"/>
            <w:rPr>
              <w:rFonts w:asciiTheme="minorHAnsi" w:eastAsiaTheme="minorEastAsia" w:hAnsiTheme="minorHAnsi" w:cstheme="minorBidi"/>
              <w:noProof/>
            </w:rPr>
          </w:pPr>
          <w:hyperlink w:anchor="_Toc212799578" w:history="1">
            <w:r w:rsidR="003B5643" w:rsidRPr="003D6C00">
              <w:rPr>
                <w:rStyle w:val="Hyperlink"/>
                <w:rFonts w:ascii="Arial" w:eastAsia="Arial" w:hAnsi="Arial" w:cs="Arial"/>
                <w:noProof/>
              </w:rPr>
              <w:t>1.1 Tema</w:t>
            </w:r>
            <w:r w:rsidR="003B5643">
              <w:rPr>
                <w:noProof/>
                <w:webHidden/>
              </w:rPr>
              <w:tab/>
            </w:r>
            <w:r w:rsidR="003B5643">
              <w:rPr>
                <w:noProof/>
                <w:webHidden/>
              </w:rPr>
              <w:fldChar w:fldCharType="begin"/>
            </w:r>
            <w:r w:rsidR="003B5643">
              <w:rPr>
                <w:noProof/>
                <w:webHidden/>
              </w:rPr>
              <w:instrText xml:space="preserve"> PAGEREF _Toc212799578 \h </w:instrText>
            </w:r>
            <w:r w:rsidR="003B5643">
              <w:rPr>
                <w:noProof/>
                <w:webHidden/>
              </w:rPr>
            </w:r>
            <w:r w:rsidR="003B5643">
              <w:rPr>
                <w:noProof/>
                <w:webHidden/>
              </w:rPr>
              <w:fldChar w:fldCharType="separate"/>
            </w:r>
            <w:r w:rsidR="003B5643">
              <w:rPr>
                <w:noProof/>
                <w:webHidden/>
              </w:rPr>
              <w:t>13</w:t>
            </w:r>
            <w:r w:rsidR="003B5643">
              <w:rPr>
                <w:noProof/>
                <w:webHidden/>
              </w:rPr>
              <w:fldChar w:fldCharType="end"/>
            </w:r>
          </w:hyperlink>
        </w:p>
        <w:p w14:paraId="22F4F7EA" w14:textId="67459248" w:rsidR="003B5643" w:rsidRDefault="00CC114C">
          <w:pPr>
            <w:pStyle w:val="Sumrio2"/>
            <w:rPr>
              <w:rFonts w:asciiTheme="minorHAnsi" w:eastAsiaTheme="minorEastAsia" w:hAnsiTheme="minorHAnsi" w:cstheme="minorBidi"/>
              <w:noProof/>
            </w:rPr>
          </w:pPr>
          <w:hyperlink w:anchor="_Toc212799579" w:history="1">
            <w:r w:rsidR="003B5643" w:rsidRPr="003D6C00">
              <w:rPr>
                <w:rStyle w:val="Hyperlink"/>
                <w:rFonts w:ascii="Arial" w:eastAsia="Arial" w:hAnsi="Arial" w:cs="Arial"/>
                <w:noProof/>
              </w:rPr>
              <w:t>1.2 Problema</w:t>
            </w:r>
            <w:r w:rsidR="003B5643">
              <w:rPr>
                <w:noProof/>
                <w:webHidden/>
              </w:rPr>
              <w:tab/>
            </w:r>
            <w:r w:rsidR="003B5643">
              <w:rPr>
                <w:noProof/>
                <w:webHidden/>
              </w:rPr>
              <w:fldChar w:fldCharType="begin"/>
            </w:r>
            <w:r w:rsidR="003B5643">
              <w:rPr>
                <w:noProof/>
                <w:webHidden/>
              </w:rPr>
              <w:instrText xml:space="preserve"> PAGEREF _Toc212799579 \h </w:instrText>
            </w:r>
            <w:r w:rsidR="003B5643">
              <w:rPr>
                <w:noProof/>
                <w:webHidden/>
              </w:rPr>
            </w:r>
            <w:r w:rsidR="003B5643">
              <w:rPr>
                <w:noProof/>
                <w:webHidden/>
              </w:rPr>
              <w:fldChar w:fldCharType="separate"/>
            </w:r>
            <w:r w:rsidR="003B5643">
              <w:rPr>
                <w:noProof/>
                <w:webHidden/>
              </w:rPr>
              <w:t>13</w:t>
            </w:r>
            <w:r w:rsidR="003B5643">
              <w:rPr>
                <w:noProof/>
                <w:webHidden/>
              </w:rPr>
              <w:fldChar w:fldCharType="end"/>
            </w:r>
          </w:hyperlink>
        </w:p>
        <w:p w14:paraId="2AD795D0" w14:textId="4B1D6341" w:rsidR="003B5643" w:rsidRDefault="00CC114C">
          <w:pPr>
            <w:pStyle w:val="Sumrio2"/>
            <w:rPr>
              <w:rFonts w:asciiTheme="minorHAnsi" w:eastAsiaTheme="minorEastAsia" w:hAnsiTheme="minorHAnsi" w:cstheme="minorBidi"/>
              <w:noProof/>
            </w:rPr>
          </w:pPr>
          <w:hyperlink w:anchor="_Toc212799580" w:history="1">
            <w:r w:rsidR="003B5643" w:rsidRPr="003D6C00">
              <w:rPr>
                <w:rStyle w:val="Hyperlink"/>
                <w:rFonts w:ascii="Arial" w:eastAsia="Arial" w:hAnsi="Arial" w:cs="Arial"/>
                <w:noProof/>
              </w:rPr>
              <w:t>1.3 Justificativa</w:t>
            </w:r>
            <w:r w:rsidR="003B5643">
              <w:rPr>
                <w:noProof/>
                <w:webHidden/>
              </w:rPr>
              <w:tab/>
            </w:r>
            <w:r w:rsidR="003B5643">
              <w:rPr>
                <w:noProof/>
                <w:webHidden/>
              </w:rPr>
              <w:fldChar w:fldCharType="begin"/>
            </w:r>
            <w:r w:rsidR="003B5643">
              <w:rPr>
                <w:noProof/>
                <w:webHidden/>
              </w:rPr>
              <w:instrText xml:space="preserve"> PAGEREF _Toc212799580 \h </w:instrText>
            </w:r>
            <w:r w:rsidR="003B5643">
              <w:rPr>
                <w:noProof/>
                <w:webHidden/>
              </w:rPr>
            </w:r>
            <w:r w:rsidR="003B5643">
              <w:rPr>
                <w:noProof/>
                <w:webHidden/>
              </w:rPr>
              <w:fldChar w:fldCharType="separate"/>
            </w:r>
            <w:r w:rsidR="003B5643">
              <w:rPr>
                <w:noProof/>
                <w:webHidden/>
              </w:rPr>
              <w:t>13</w:t>
            </w:r>
            <w:r w:rsidR="003B5643">
              <w:rPr>
                <w:noProof/>
                <w:webHidden/>
              </w:rPr>
              <w:fldChar w:fldCharType="end"/>
            </w:r>
          </w:hyperlink>
        </w:p>
        <w:p w14:paraId="2B9B232E" w14:textId="214AD5FB" w:rsidR="003B5643" w:rsidRDefault="00CC114C">
          <w:pPr>
            <w:pStyle w:val="Sumrio2"/>
            <w:rPr>
              <w:rFonts w:asciiTheme="minorHAnsi" w:eastAsiaTheme="minorEastAsia" w:hAnsiTheme="minorHAnsi" w:cstheme="minorBidi"/>
              <w:noProof/>
            </w:rPr>
          </w:pPr>
          <w:hyperlink w:anchor="_Toc212799581" w:history="1">
            <w:r w:rsidR="003B5643" w:rsidRPr="003D6C00">
              <w:rPr>
                <w:rStyle w:val="Hyperlink"/>
                <w:rFonts w:ascii="Arial" w:eastAsia="Arial" w:hAnsi="Arial" w:cs="Arial"/>
                <w:noProof/>
              </w:rPr>
              <w:t>1.4 Objetivos</w:t>
            </w:r>
            <w:r w:rsidR="003B5643">
              <w:rPr>
                <w:noProof/>
                <w:webHidden/>
              </w:rPr>
              <w:tab/>
            </w:r>
            <w:r w:rsidR="003B5643">
              <w:rPr>
                <w:noProof/>
                <w:webHidden/>
              </w:rPr>
              <w:fldChar w:fldCharType="begin"/>
            </w:r>
            <w:r w:rsidR="003B5643">
              <w:rPr>
                <w:noProof/>
                <w:webHidden/>
              </w:rPr>
              <w:instrText xml:space="preserve"> PAGEREF _Toc212799581 \h </w:instrText>
            </w:r>
            <w:r w:rsidR="003B5643">
              <w:rPr>
                <w:noProof/>
                <w:webHidden/>
              </w:rPr>
            </w:r>
            <w:r w:rsidR="003B5643">
              <w:rPr>
                <w:noProof/>
                <w:webHidden/>
              </w:rPr>
              <w:fldChar w:fldCharType="separate"/>
            </w:r>
            <w:r w:rsidR="003B5643">
              <w:rPr>
                <w:noProof/>
                <w:webHidden/>
              </w:rPr>
              <w:t>14</w:t>
            </w:r>
            <w:r w:rsidR="003B5643">
              <w:rPr>
                <w:noProof/>
                <w:webHidden/>
              </w:rPr>
              <w:fldChar w:fldCharType="end"/>
            </w:r>
          </w:hyperlink>
        </w:p>
        <w:p w14:paraId="79A174A6" w14:textId="07792152" w:rsidR="003B5643" w:rsidRDefault="00CC114C">
          <w:pPr>
            <w:pStyle w:val="Sumrio3"/>
            <w:rPr>
              <w:rFonts w:asciiTheme="minorHAnsi" w:eastAsiaTheme="minorEastAsia" w:hAnsiTheme="minorHAnsi" w:cstheme="minorBidi"/>
              <w:noProof/>
            </w:rPr>
          </w:pPr>
          <w:hyperlink w:anchor="_Toc212799582" w:history="1">
            <w:r w:rsidR="003B5643" w:rsidRPr="003D6C00">
              <w:rPr>
                <w:rStyle w:val="Hyperlink"/>
                <w:rFonts w:ascii="Arial" w:eastAsia="Arial" w:hAnsi="Arial" w:cs="Arial"/>
                <w:noProof/>
              </w:rPr>
              <w:t>1.4.1 Objetivo geral</w:t>
            </w:r>
            <w:r w:rsidR="003B5643">
              <w:rPr>
                <w:noProof/>
                <w:webHidden/>
              </w:rPr>
              <w:tab/>
            </w:r>
            <w:r w:rsidR="003B5643">
              <w:rPr>
                <w:noProof/>
                <w:webHidden/>
              </w:rPr>
              <w:fldChar w:fldCharType="begin"/>
            </w:r>
            <w:r w:rsidR="003B5643">
              <w:rPr>
                <w:noProof/>
                <w:webHidden/>
              </w:rPr>
              <w:instrText xml:space="preserve"> PAGEREF _Toc212799582 \h </w:instrText>
            </w:r>
            <w:r w:rsidR="003B5643">
              <w:rPr>
                <w:noProof/>
                <w:webHidden/>
              </w:rPr>
            </w:r>
            <w:r w:rsidR="003B5643">
              <w:rPr>
                <w:noProof/>
                <w:webHidden/>
              </w:rPr>
              <w:fldChar w:fldCharType="separate"/>
            </w:r>
            <w:r w:rsidR="003B5643">
              <w:rPr>
                <w:noProof/>
                <w:webHidden/>
              </w:rPr>
              <w:t>14</w:t>
            </w:r>
            <w:r w:rsidR="003B5643">
              <w:rPr>
                <w:noProof/>
                <w:webHidden/>
              </w:rPr>
              <w:fldChar w:fldCharType="end"/>
            </w:r>
          </w:hyperlink>
        </w:p>
        <w:p w14:paraId="4204F572" w14:textId="7D08868E" w:rsidR="003B5643" w:rsidRDefault="00CC114C">
          <w:pPr>
            <w:pStyle w:val="Sumrio3"/>
            <w:rPr>
              <w:rFonts w:asciiTheme="minorHAnsi" w:eastAsiaTheme="minorEastAsia" w:hAnsiTheme="minorHAnsi" w:cstheme="minorBidi"/>
              <w:noProof/>
            </w:rPr>
          </w:pPr>
          <w:hyperlink w:anchor="_Toc212799583" w:history="1">
            <w:r w:rsidR="003B5643" w:rsidRPr="003D6C00">
              <w:rPr>
                <w:rStyle w:val="Hyperlink"/>
                <w:rFonts w:ascii="Arial" w:eastAsia="Arial" w:hAnsi="Arial" w:cs="Arial"/>
                <w:noProof/>
              </w:rPr>
              <w:t>1.4.2 Objetivos específicos</w:t>
            </w:r>
            <w:r w:rsidR="003B5643">
              <w:rPr>
                <w:noProof/>
                <w:webHidden/>
              </w:rPr>
              <w:tab/>
            </w:r>
            <w:r w:rsidR="003B5643">
              <w:rPr>
                <w:noProof/>
                <w:webHidden/>
              </w:rPr>
              <w:fldChar w:fldCharType="begin"/>
            </w:r>
            <w:r w:rsidR="003B5643">
              <w:rPr>
                <w:noProof/>
                <w:webHidden/>
              </w:rPr>
              <w:instrText xml:space="preserve"> PAGEREF _Toc212799583 \h </w:instrText>
            </w:r>
            <w:r w:rsidR="003B5643">
              <w:rPr>
                <w:noProof/>
                <w:webHidden/>
              </w:rPr>
            </w:r>
            <w:r w:rsidR="003B5643">
              <w:rPr>
                <w:noProof/>
                <w:webHidden/>
              </w:rPr>
              <w:fldChar w:fldCharType="separate"/>
            </w:r>
            <w:r w:rsidR="003B5643">
              <w:rPr>
                <w:noProof/>
                <w:webHidden/>
              </w:rPr>
              <w:t>14</w:t>
            </w:r>
            <w:r w:rsidR="003B5643">
              <w:rPr>
                <w:noProof/>
                <w:webHidden/>
              </w:rPr>
              <w:fldChar w:fldCharType="end"/>
            </w:r>
          </w:hyperlink>
        </w:p>
        <w:p w14:paraId="5348FB0B" w14:textId="7446C280" w:rsidR="003B5643" w:rsidRDefault="00CC114C">
          <w:pPr>
            <w:pStyle w:val="Sumrio1"/>
            <w:rPr>
              <w:rFonts w:asciiTheme="minorHAnsi" w:eastAsiaTheme="minorEastAsia" w:hAnsiTheme="minorHAnsi" w:cstheme="minorBidi"/>
              <w:noProof/>
              <w:sz w:val="22"/>
            </w:rPr>
          </w:pPr>
          <w:hyperlink w:anchor="_Toc212799584" w:history="1">
            <w:r w:rsidR="003B5643" w:rsidRPr="003D6C00">
              <w:rPr>
                <w:rStyle w:val="Hyperlink"/>
                <w:rFonts w:eastAsia="Arial"/>
                <w:noProof/>
              </w:rPr>
              <w:t>2 METODOLOGIA</w:t>
            </w:r>
            <w:r w:rsidR="003B5643">
              <w:rPr>
                <w:noProof/>
                <w:webHidden/>
              </w:rPr>
              <w:tab/>
            </w:r>
            <w:r w:rsidR="003B5643">
              <w:rPr>
                <w:noProof/>
                <w:webHidden/>
              </w:rPr>
              <w:fldChar w:fldCharType="begin"/>
            </w:r>
            <w:r w:rsidR="003B5643">
              <w:rPr>
                <w:noProof/>
                <w:webHidden/>
              </w:rPr>
              <w:instrText xml:space="preserve"> PAGEREF _Toc212799584 \h </w:instrText>
            </w:r>
            <w:r w:rsidR="003B5643">
              <w:rPr>
                <w:noProof/>
                <w:webHidden/>
              </w:rPr>
            </w:r>
            <w:r w:rsidR="003B5643">
              <w:rPr>
                <w:noProof/>
                <w:webHidden/>
              </w:rPr>
              <w:fldChar w:fldCharType="separate"/>
            </w:r>
            <w:r w:rsidR="003B5643">
              <w:rPr>
                <w:noProof/>
                <w:webHidden/>
              </w:rPr>
              <w:t>14</w:t>
            </w:r>
            <w:r w:rsidR="003B5643">
              <w:rPr>
                <w:noProof/>
                <w:webHidden/>
              </w:rPr>
              <w:fldChar w:fldCharType="end"/>
            </w:r>
          </w:hyperlink>
        </w:p>
        <w:p w14:paraId="31D3ACAA" w14:textId="1DE6BCF4" w:rsidR="003B5643" w:rsidRDefault="00CC114C">
          <w:pPr>
            <w:pStyle w:val="Sumrio1"/>
            <w:rPr>
              <w:rFonts w:asciiTheme="minorHAnsi" w:eastAsiaTheme="minorEastAsia" w:hAnsiTheme="minorHAnsi" w:cstheme="minorBidi"/>
              <w:noProof/>
              <w:sz w:val="22"/>
            </w:rPr>
          </w:pPr>
          <w:hyperlink w:anchor="_Toc212799585" w:history="1">
            <w:r w:rsidR="003B5643" w:rsidRPr="003D6C00">
              <w:rPr>
                <w:rStyle w:val="Hyperlink"/>
                <w:rFonts w:eastAsia="Arial" w:cs="Arial"/>
                <w:noProof/>
              </w:rPr>
              <w:t>3 DESENVOLVIMENTO</w:t>
            </w:r>
            <w:r w:rsidR="003B5643">
              <w:rPr>
                <w:noProof/>
                <w:webHidden/>
              </w:rPr>
              <w:tab/>
            </w:r>
            <w:r w:rsidR="003B5643">
              <w:rPr>
                <w:noProof/>
                <w:webHidden/>
              </w:rPr>
              <w:fldChar w:fldCharType="begin"/>
            </w:r>
            <w:r w:rsidR="003B5643">
              <w:rPr>
                <w:noProof/>
                <w:webHidden/>
              </w:rPr>
              <w:instrText xml:space="preserve"> PAGEREF _Toc212799585 \h </w:instrText>
            </w:r>
            <w:r w:rsidR="003B5643">
              <w:rPr>
                <w:noProof/>
                <w:webHidden/>
              </w:rPr>
            </w:r>
            <w:r w:rsidR="003B5643">
              <w:rPr>
                <w:noProof/>
                <w:webHidden/>
              </w:rPr>
              <w:fldChar w:fldCharType="separate"/>
            </w:r>
            <w:r w:rsidR="003B5643">
              <w:rPr>
                <w:noProof/>
                <w:webHidden/>
              </w:rPr>
              <w:t>15</w:t>
            </w:r>
            <w:r w:rsidR="003B5643">
              <w:rPr>
                <w:noProof/>
                <w:webHidden/>
              </w:rPr>
              <w:fldChar w:fldCharType="end"/>
            </w:r>
          </w:hyperlink>
        </w:p>
        <w:p w14:paraId="2093BD2B" w14:textId="63AE8F0C" w:rsidR="003B5643" w:rsidRDefault="00CC114C">
          <w:pPr>
            <w:pStyle w:val="Sumrio2"/>
            <w:rPr>
              <w:rFonts w:asciiTheme="minorHAnsi" w:eastAsiaTheme="minorEastAsia" w:hAnsiTheme="minorHAnsi" w:cstheme="minorBidi"/>
              <w:noProof/>
            </w:rPr>
          </w:pPr>
          <w:hyperlink w:anchor="_Toc212799586" w:history="1">
            <w:r w:rsidR="003B5643" w:rsidRPr="003D6C00">
              <w:rPr>
                <w:rStyle w:val="Hyperlink"/>
                <w:rFonts w:ascii="Arial" w:eastAsia="Arial" w:hAnsi="Arial" w:cs="Arial"/>
                <w:noProof/>
              </w:rPr>
              <w:t>3.1 Diagrama de Entidade e Relacionamento</w:t>
            </w:r>
            <w:r w:rsidR="003B5643">
              <w:rPr>
                <w:noProof/>
                <w:webHidden/>
              </w:rPr>
              <w:tab/>
            </w:r>
            <w:r w:rsidR="003B5643">
              <w:rPr>
                <w:noProof/>
                <w:webHidden/>
              </w:rPr>
              <w:fldChar w:fldCharType="begin"/>
            </w:r>
            <w:r w:rsidR="003B5643">
              <w:rPr>
                <w:noProof/>
                <w:webHidden/>
              </w:rPr>
              <w:instrText xml:space="preserve"> PAGEREF _Toc212799586 \h </w:instrText>
            </w:r>
            <w:r w:rsidR="003B5643">
              <w:rPr>
                <w:noProof/>
                <w:webHidden/>
              </w:rPr>
            </w:r>
            <w:r w:rsidR="003B5643">
              <w:rPr>
                <w:noProof/>
                <w:webHidden/>
              </w:rPr>
              <w:fldChar w:fldCharType="separate"/>
            </w:r>
            <w:r w:rsidR="003B5643">
              <w:rPr>
                <w:noProof/>
                <w:webHidden/>
              </w:rPr>
              <w:t>15</w:t>
            </w:r>
            <w:r w:rsidR="003B5643">
              <w:rPr>
                <w:noProof/>
                <w:webHidden/>
              </w:rPr>
              <w:fldChar w:fldCharType="end"/>
            </w:r>
          </w:hyperlink>
        </w:p>
        <w:p w14:paraId="5ECCD211" w14:textId="67FB96CC" w:rsidR="003B5643" w:rsidRDefault="00CC114C">
          <w:pPr>
            <w:pStyle w:val="Sumrio2"/>
            <w:rPr>
              <w:rFonts w:asciiTheme="minorHAnsi" w:eastAsiaTheme="minorEastAsia" w:hAnsiTheme="minorHAnsi" w:cstheme="minorBidi"/>
              <w:noProof/>
            </w:rPr>
          </w:pPr>
          <w:hyperlink w:anchor="_Toc212799587" w:history="1">
            <w:r w:rsidR="003B5643" w:rsidRPr="003D6C00">
              <w:rPr>
                <w:rStyle w:val="Hyperlink"/>
                <w:rFonts w:ascii="Arial" w:eastAsia="Arial" w:hAnsi="Arial" w:cs="Arial"/>
                <w:noProof/>
              </w:rPr>
              <w:t>3.2 Diagrama de Classes</w:t>
            </w:r>
            <w:r w:rsidR="003B5643">
              <w:rPr>
                <w:noProof/>
                <w:webHidden/>
              </w:rPr>
              <w:tab/>
            </w:r>
            <w:r w:rsidR="003B5643">
              <w:rPr>
                <w:noProof/>
                <w:webHidden/>
              </w:rPr>
              <w:fldChar w:fldCharType="begin"/>
            </w:r>
            <w:r w:rsidR="003B5643">
              <w:rPr>
                <w:noProof/>
                <w:webHidden/>
              </w:rPr>
              <w:instrText xml:space="preserve"> PAGEREF _Toc212799587 \h </w:instrText>
            </w:r>
            <w:r w:rsidR="003B5643">
              <w:rPr>
                <w:noProof/>
                <w:webHidden/>
              </w:rPr>
            </w:r>
            <w:r w:rsidR="003B5643">
              <w:rPr>
                <w:noProof/>
                <w:webHidden/>
              </w:rPr>
              <w:fldChar w:fldCharType="separate"/>
            </w:r>
            <w:r w:rsidR="003B5643">
              <w:rPr>
                <w:noProof/>
                <w:webHidden/>
              </w:rPr>
              <w:t>15</w:t>
            </w:r>
            <w:r w:rsidR="003B5643">
              <w:rPr>
                <w:noProof/>
                <w:webHidden/>
              </w:rPr>
              <w:fldChar w:fldCharType="end"/>
            </w:r>
          </w:hyperlink>
        </w:p>
        <w:p w14:paraId="72A3BFE6" w14:textId="46154156" w:rsidR="003B5643" w:rsidRDefault="00CC114C">
          <w:pPr>
            <w:pStyle w:val="Sumrio2"/>
            <w:rPr>
              <w:rFonts w:asciiTheme="minorHAnsi" w:eastAsiaTheme="minorEastAsia" w:hAnsiTheme="minorHAnsi" w:cstheme="minorBidi"/>
              <w:noProof/>
            </w:rPr>
          </w:pPr>
          <w:hyperlink w:anchor="_Toc212799588" w:history="1">
            <w:r w:rsidR="003B5643" w:rsidRPr="003D6C00">
              <w:rPr>
                <w:rStyle w:val="Hyperlink"/>
                <w:rFonts w:ascii="Arial" w:eastAsia="Arial" w:hAnsi="Arial" w:cs="Arial"/>
                <w:noProof/>
              </w:rPr>
              <w:t>3.3 Telas do Aplicativo</w:t>
            </w:r>
            <w:r w:rsidR="003B5643">
              <w:rPr>
                <w:noProof/>
                <w:webHidden/>
              </w:rPr>
              <w:tab/>
            </w:r>
            <w:r w:rsidR="003B5643">
              <w:rPr>
                <w:noProof/>
                <w:webHidden/>
              </w:rPr>
              <w:fldChar w:fldCharType="begin"/>
            </w:r>
            <w:r w:rsidR="003B5643">
              <w:rPr>
                <w:noProof/>
                <w:webHidden/>
              </w:rPr>
              <w:instrText xml:space="preserve"> PAGEREF _Toc212799588 \h </w:instrText>
            </w:r>
            <w:r w:rsidR="003B5643">
              <w:rPr>
                <w:noProof/>
                <w:webHidden/>
              </w:rPr>
            </w:r>
            <w:r w:rsidR="003B5643">
              <w:rPr>
                <w:noProof/>
                <w:webHidden/>
              </w:rPr>
              <w:fldChar w:fldCharType="separate"/>
            </w:r>
            <w:r w:rsidR="003B5643">
              <w:rPr>
                <w:noProof/>
                <w:webHidden/>
              </w:rPr>
              <w:t>16</w:t>
            </w:r>
            <w:r w:rsidR="003B5643">
              <w:rPr>
                <w:noProof/>
                <w:webHidden/>
              </w:rPr>
              <w:fldChar w:fldCharType="end"/>
            </w:r>
          </w:hyperlink>
        </w:p>
        <w:p w14:paraId="0F05BFB6" w14:textId="2ADA5057" w:rsidR="003B5643" w:rsidRDefault="00CC114C">
          <w:pPr>
            <w:pStyle w:val="Sumrio2"/>
            <w:rPr>
              <w:rFonts w:asciiTheme="minorHAnsi" w:eastAsiaTheme="minorEastAsia" w:hAnsiTheme="minorHAnsi" w:cstheme="minorBidi"/>
              <w:noProof/>
            </w:rPr>
          </w:pPr>
          <w:hyperlink w:anchor="_Toc212799589" w:history="1">
            <w:r w:rsidR="003B5643" w:rsidRPr="003D6C00">
              <w:rPr>
                <w:rStyle w:val="Hyperlink"/>
                <w:rFonts w:ascii="Arial" w:eastAsia="Arial" w:hAnsi="Arial" w:cs="Arial"/>
                <w:noProof/>
              </w:rPr>
              <w:t>3.4   Site</w:t>
            </w:r>
            <w:r w:rsidR="003B5643">
              <w:rPr>
                <w:noProof/>
                <w:webHidden/>
              </w:rPr>
              <w:tab/>
            </w:r>
            <w:r w:rsidR="003B5643">
              <w:rPr>
                <w:noProof/>
                <w:webHidden/>
              </w:rPr>
              <w:fldChar w:fldCharType="begin"/>
            </w:r>
            <w:r w:rsidR="003B5643">
              <w:rPr>
                <w:noProof/>
                <w:webHidden/>
              </w:rPr>
              <w:instrText xml:space="preserve"> PAGEREF _Toc212799589 \h </w:instrText>
            </w:r>
            <w:r w:rsidR="003B5643">
              <w:rPr>
                <w:noProof/>
                <w:webHidden/>
              </w:rPr>
            </w:r>
            <w:r w:rsidR="003B5643">
              <w:rPr>
                <w:noProof/>
                <w:webHidden/>
              </w:rPr>
              <w:fldChar w:fldCharType="separate"/>
            </w:r>
            <w:r w:rsidR="003B5643">
              <w:rPr>
                <w:noProof/>
                <w:webHidden/>
              </w:rPr>
              <w:t>21</w:t>
            </w:r>
            <w:r w:rsidR="003B5643">
              <w:rPr>
                <w:noProof/>
                <w:webHidden/>
              </w:rPr>
              <w:fldChar w:fldCharType="end"/>
            </w:r>
          </w:hyperlink>
        </w:p>
        <w:p w14:paraId="6A9864FC" w14:textId="0286F800" w:rsidR="003B5643" w:rsidRDefault="00CC114C">
          <w:pPr>
            <w:pStyle w:val="Sumrio2"/>
            <w:rPr>
              <w:rFonts w:asciiTheme="minorHAnsi" w:eastAsiaTheme="minorEastAsia" w:hAnsiTheme="minorHAnsi" w:cstheme="minorBidi"/>
              <w:noProof/>
            </w:rPr>
          </w:pPr>
          <w:hyperlink w:anchor="_Toc212799590" w:history="1">
            <w:r w:rsidR="003B5643" w:rsidRPr="003D6C00">
              <w:rPr>
                <w:rStyle w:val="Hyperlink"/>
                <w:rFonts w:ascii="Arial" w:eastAsia="Arial" w:hAnsi="Arial" w:cs="Arial"/>
                <w:noProof/>
              </w:rPr>
              <w:t>3.5 Arduino</w:t>
            </w:r>
            <w:r w:rsidR="003B5643">
              <w:rPr>
                <w:noProof/>
                <w:webHidden/>
              </w:rPr>
              <w:tab/>
            </w:r>
            <w:r w:rsidR="003B5643">
              <w:rPr>
                <w:noProof/>
                <w:webHidden/>
              </w:rPr>
              <w:fldChar w:fldCharType="begin"/>
            </w:r>
            <w:r w:rsidR="003B5643">
              <w:rPr>
                <w:noProof/>
                <w:webHidden/>
              </w:rPr>
              <w:instrText xml:space="preserve"> PAGEREF _Toc212799590 \h </w:instrText>
            </w:r>
            <w:r w:rsidR="003B5643">
              <w:rPr>
                <w:noProof/>
                <w:webHidden/>
              </w:rPr>
            </w:r>
            <w:r w:rsidR="003B5643">
              <w:rPr>
                <w:noProof/>
                <w:webHidden/>
              </w:rPr>
              <w:fldChar w:fldCharType="separate"/>
            </w:r>
            <w:r w:rsidR="003B5643">
              <w:rPr>
                <w:noProof/>
                <w:webHidden/>
              </w:rPr>
              <w:t>25</w:t>
            </w:r>
            <w:r w:rsidR="003B5643">
              <w:rPr>
                <w:noProof/>
                <w:webHidden/>
              </w:rPr>
              <w:fldChar w:fldCharType="end"/>
            </w:r>
          </w:hyperlink>
        </w:p>
        <w:p w14:paraId="7366F667" w14:textId="0FCBA91B" w:rsidR="003B5643" w:rsidRDefault="00CC114C">
          <w:pPr>
            <w:pStyle w:val="Sumrio1"/>
            <w:rPr>
              <w:rFonts w:asciiTheme="minorHAnsi" w:eastAsiaTheme="minorEastAsia" w:hAnsiTheme="minorHAnsi" w:cstheme="minorBidi"/>
              <w:noProof/>
              <w:sz w:val="22"/>
            </w:rPr>
          </w:pPr>
          <w:hyperlink w:anchor="_Toc212799591" w:history="1">
            <w:r w:rsidR="003B5643" w:rsidRPr="003D6C00">
              <w:rPr>
                <w:rStyle w:val="Hyperlink"/>
                <w:rFonts w:eastAsia="Arial" w:cs="Arial"/>
                <w:noProof/>
              </w:rPr>
              <w:t>4 CONCLUSÃO</w:t>
            </w:r>
            <w:r w:rsidR="003B5643">
              <w:rPr>
                <w:noProof/>
                <w:webHidden/>
              </w:rPr>
              <w:tab/>
            </w:r>
            <w:r w:rsidR="003B5643">
              <w:rPr>
                <w:noProof/>
                <w:webHidden/>
              </w:rPr>
              <w:fldChar w:fldCharType="begin"/>
            </w:r>
            <w:r w:rsidR="003B5643">
              <w:rPr>
                <w:noProof/>
                <w:webHidden/>
              </w:rPr>
              <w:instrText xml:space="preserve"> PAGEREF _Toc212799591 \h </w:instrText>
            </w:r>
            <w:r w:rsidR="003B5643">
              <w:rPr>
                <w:noProof/>
                <w:webHidden/>
              </w:rPr>
            </w:r>
            <w:r w:rsidR="003B5643">
              <w:rPr>
                <w:noProof/>
                <w:webHidden/>
              </w:rPr>
              <w:fldChar w:fldCharType="separate"/>
            </w:r>
            <w:r w:rsidR="003B5643">
              <w:rPr>
                <w:noProof/>
                <w:webHidden/>
              </w:rPr>
              <w:t>26</w:t>
            </w:r>
            <w:r w:rsidR="003B5643">
              <w:rPr>
                <w:noProof/>
                <w:webHidden/>
              </w:rPr>
              <w:fldChar w:fldCharType="end"/>
            </w:r>
          </w:hyperlink>
        </w:p>
        <w:p w14:paraId="5007CBF9" w14:textId="299AA805" w:rsidR="003B5643" w:rsidRDefault="00CC114C">
          <w:pPr>
            <w:pStyle w:val="Sumrio1"/>
            <w:rPr>
              <w:rFonts w:asciiTheme="minorHAnsi" w:eastAsiaTheme="minorEastAsia" w:hAnsiTheme="minorHAnsi" w:cstheme="minorBidi"/>
              <w:noProof/>
              <w:sz w:val="22"/>
            </w:rPr>
          </w:pPr>
          <w:hyperlink w:anchor="_Toc212799592" w:history="1">
            <w:r w:rsidR="003B5643" w:rsidRPr="003D6C00">
              <w:rPr>
                <w:rStyle w:val="Hyperlink"/>
                <w:rFonts w:eastAsia="Arial" w:cs="Arial"/>
                <w:noProof/>
              </w:rPr>
              <w:t>5 REFERÊNCIAS BIBLIOGRÁFICAS</w:t>
            </w:r>
            <w:r w:rsidR="003B5643">
              <w:rPr>
                <w:noProof/>
                <w:webHidden/>
              </w:rPr>
              <w:tab/>
            </w:r>
            <w:r w:rsidR="003B5643">
              <w:rPr>
                <w:noProof/>
                <w:webHidden/>
              </w:rPr>
              <w:fldChar w:fldCharType="begin"/>
            </w:r>
            <w:r w:rsidR="003B5643">
              <w:rPr>
                <w:noProof/>
                <w:webHidden/>
              </w:rPr>
              <w:instrText xml:space="preserve"> PAGEREF _Toc212799592 \h </w:instrText>
            </w:r>
            <w:r w:rsidR="003B5643">
              <w:rPr>
                <w:noProof/>
                <w:webHidden/>
              </w:rPr>
            </w:r>
            <w:r w:rsidR="003B5643">
              <w:rPr>
                <w:noProof/>
                <w:webHidden/>
              </w:rPr>
              <w:fldChar w:fldCharType="separate"/>
            </w:r>
            <w:r w:rsidR="003B5643">
              <w:rPr>
                <w:noProof/>
                <w:webHidden/>
              </w:rPr>
              <w:t>27</w:t>
            </w:r>
            <w:r w:rsidR="003B5643">
              <w:rPr>
                <w:noProof/>
                <w:webHidden/>
              </w:rPr>
              <w:fldChar w:fldCharType="end"/>
            </w:r>
          </w:hyperlink>
        </w:p>
        <w:p w14:paraId="458D07EB" w14:textId="3051942F" w:rsidR="00B2565E" w:rsidRPr="00B2565E" w:rsidRDefault="00B2565E" w:rsidP="00B2565E">
          <w:pPr>
            <w:jc w:val="both"/>
            <w:rPr>
              <w:rFonts w:ascii="Arial" w:hAnsi="Arial" w:cs="Arial"/>
              <w:sz w:val="24"/>
              <w:szCs w:val="24"/>
            </w:rPr>
          </w:pPr>
          <w:r w:rsidRPr="00B2565E">
            <w:rPr>
              <w:rFonts w:ascii="Arial" w:hAnsi="Arial" w:cs="Arial"/>
              <w:b/>
              <w:bCs/>
              <w:sz w:val="24"/>
              <w:szCs w:val="24"/>
            </w:rPr>
            <w:fldChar w:fldCharType="end"/>
          </w:r>
        </w:p>
      </w:sdtContent>
    </w:sdt>
    <w:p w14:paraId="3DD355C9" w14:textId="77777777" w:rsidR="002F52B7" w:rsidRPr="00981CE9" w:rsidRDefault="003A6F68">
      <w:pPr>
        <w:pBdr>
          <w:top w:val="nil"/>
          <w:left w:val="nil"/>
          <w:bottom w:val="nil"/>
          <w:right w:val="nil"/>
          <w:between w:val="nil"/>
        </w:pBdr>
        <w:tabs>
          <w:tab w:val="left" w:pos="474"/>
          <w:tab w:val="center" w:pos="4535"/>
        </w:tabs>
        <w:spacing w:after="200"/>
        <w:rPr>
          <w:rFonts w:ascii="Arial" w:eastAsia="Arial" w:hAnsi="Arial" w:cs="Arial"/>
          <w:b/>
          <w:color w:val="000000"/>
          <w:sz w:val="24"/>
          <w:szCs w:val="24"/>
        </w:rPr>
      </w:pPr>
      <w:r w:rsidRPr="00981CE9">
        <w:rPr>
          <w:rFonts w:ascii="Arial" w:eastAsia="Arial" w:hAnsi="Arial" w:cs="Arial"/>
          <w:b/>
          <w:color w:val="000000"/>
          <w:sz w:val="24"/>
          <w:szCs w:val="24"/>
        </w:rPr>
        <w:tab/>
      </w:r>
    </w:p>
    <w:p w14:paraId="0F44EF6D" w14:textId="77777777" w:rsidR="002B6FBE" w:rsidRDefault="002B6FB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796FF4F2" w14:textId="77777777" w:rsidR="002B6FBE" w:rsidRDefault="002B6FB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586FD4C4" w14:textId="7EC37656" w:rsidR="002B6FBE" w:rsidRDefault="002B6FB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2B9FC2CB" w14:textId="2B00C1D6"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5718EB48" w14:textId="7207205D"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16718F9E" w14:textId="1D9F4F62"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03B511CF" w14:textId="5478F64F"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3F8E12CF" w14:textId="48746E6F"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35BD6CFF" w14:textId="77777777" w:rsidR="00B2565E" w:rsidRDefault="00B2565E" w:rsidP="001F25C0">
      <w:pPr>
        <w:pBdr>
          <w:top w:val="nil"/>
          <w:left w:val="nil"/>
          <w:bottom w:val="nil"/>
          <w:right w:val="nil"/>
          <w:between w:val="nil"/>
        </w:pBdr>
        <w:spacing w:after="200" w:line="360" w:lineRule="auto"/>
        <w:rPr>
          <w:rFonts w:ascii="Arial" w:eastAsia="Arial" w:hAnsi="Arial" w:cs="Arial"/>
          <w:b/>
          <w:color w:val="000000"/>
          <w:sz w:val="24"/>
          <w:szCs w:val="24"/>
        </w:rPr>
      </w:pPr>
    </w:p>
    <w:p w14:paraId="4760B3A6" w14:textId="2D70B5FC" w:rsidR="002F52B7" w:rsidRDefault="0038028E" w:rsidP="00935B54">
      <w:pPr>
        <w:pStyle w:val="Ttulo1"/>
        <w:rPr>
          <w:rFonts w:ascii="Arial" w:eastAsia="Arial" w:hAnsi="Arial" w:cs="Arial"/>
          <w:color w:val="auto"/>
        </w:rPr>
      </w:pPr>
      <w:bookmarkStart w:id="1" w:name="_Toc212799577"/>
      <w:r w:rsidRPr="00B2565E">
        <w:rPr>
          <w:rFonts w:ascii="Arial" w:eastAsia="Arial" w:hAnsi="Arial" w:cs="Arial"/>
          <w:color w:val="auto"/>
        </w:rPr>
        <w:lastRenderedPageBreak/>
        <w:t>1 INTRODUÇÃO</w:t>
      </w:r>
      <w:bookmarkEnd w:id="1"/>
    </w:p>
    <w:p w14:paraId="58025F5C" w14:textId="77777777" w:rsidR="00316938" w:rsidRPr="00316938" w:rsidRDefault="00316938" w:rsidP="00316938">
      <w:pPr>
        <w:rPr>
          <w:rFonts w:eastAsia="Arial"/>
        </w:rPr>
      </w:pPr>
    </w:p>
    <w:p w14:paraId="7F2039D7" w14:textId="7BFA0B34" w:rsidR="00E55DC3" w:rsidRPr="00E55DC3" w:rsidRDefault="00E55DC3" w:rsidP="00611C0C">
      <w:pPr>
        <w:spacing w:line="360" w:lineRule="auto"/>
        <w:ind w:firstLine="709"/>
        <w:jc w:val="both"/>
        <w:rPr>
          <w:rFonts w:ascii="Arial" w:eastAsia="Arial" w:hAnsi="Arial" w:cs="Arial"/>
          <w:sz w:val="24"/>
          <w:szCs w:val="24"/>
        </w:rPr>
      </w:pPr>
      <w:r w:rsidRPr="00E55DC3">
        <w:rPr>
          <w:rFonts w:ascii="Arial" w:eastAsia="Arial" w:hAnsi="Arial" w:cs="Arial"/>
          <w:sz w:val="24"/>
          <w:szCs w:val="24"/>
        </w:rPr>
        <w:t xml:space="preserve">A Organização das Nações Unidas (ONU), é a principal entidade internacional voltada à promoção da paz, segurança, direitos humanos e desenvolvimento sustentável entre seus países membros. Em 2015, a ONU lançou a Agenda 2030, composta por 17 Objetivos de Desenvolvimento Sustentável (ODS) que visam erradicar a pobreza, proteger o meio ambiente e promover justiça social até 2030. O ODS 16 — “Paz, Justiça e Instituições Eficazes” — foca em fortalecer a governança, reduzir a violência e ampliar a transparência institucional. </w:t>
      </w:r>
    </w:p>
    <w:p w14:paraId="5300F864" w14:textId="121B7A80" w:rsidR="00E55DC3" w:rsidRPr="00E55DC3" w:rsidRDefault="00E55DC3" w:rsidP="00611C0C">
      <w:pPr>
        <w:spacing w:line="360" w:lineRule="auto"/>
        <w:ind w:firstLine="709"/>
        <w:jc w:val="both"/>
        <w:rPr>
          <w:rFonts w:ascii="Arial" w:eastAsia="Arial" w:hAnsi="Arial" w:cs="Arial"/>
          <w:sz w:val="24"/>
          <w:szCs w:val="24"/>
        </w:rPr>
      </w:pPr>
      <w:r w:rsidRPr="005E5F1E">
        <w:rPr>
          <w:rFonts w:ascii="Arial" w:eastAsia="Arial" w:hAnsi="Arial" w:cs="Arial"/>
          <w:sz w:val="24"/>
          <w:szCs w:val="24"/>
        </w:rPr>
        <w:t>O desaparecimento de pessoas representa um dos principais desafios à paz social e à segurança pública, afetando diretamente o bem</w:t>
      </w:r>
      <w:r w:rsidRPr="005E5F1E">
        <w:rPr>
          <w:rFonts w:ascii="Cambria Math" w:eastAsia="Arial" w:hAnsi="Cambria Math" w:cs="Cambria Math"/>
          <w:sz w:val="24"/>
          <w:szCs w:val="24"/>
        </w:rPr>
        <w:t>‑</w:t>
      </w:r>
      <w:r w:rsidRPr="005E5F1E">
        <w:rPr>
          <w:rFonts w:ascii="Arial" w:eastAsia="Arial" w:hAnsi="Arial" w:cs="Arial"/>
          <w:sz w:val="24"/>
          <w:szCs w:val="24"/>
        </w:rPr>
        <w:t xml:space="preserve">estar de famílias e comunidades. Segundo o </w:t>
      </w:r>
      <w:r w:rsidR="7D748431" w:rsidRPr="005E5F1E">
        <w:rPr>
          <w:rFonts w:ascii="Arial" w:eastAsia="Arial" w:hAnsi="Arial" w:cs="Arial"/>
          <w:sz w:val="24"/>
          <w:szCs w:val="24"/>
        </w:rPr>
        <w:t xml:space="preserve">Fórum Brasileiro de Segurança Pública </w:t>
      </w:r>
      <w:r w:rsidR="00316938" w:rsidRPr="005E5F1E">
        <w:rPr>
          <w:rFonts w:ascii="Arial" w:eastAsia="Arial" w:hAnsi="Arial" w:cs="Arial"/>
          <w:sz w:val="24"/>
          <w:szCs w:val="24"/>
        </w:rPr>
        <w:t>(2025)</w:t>
      </w:r>
      <w:r w:rsidRPr="005E5F1E">
        <w:rPr>
          <w:rFonts w:ascii="Arial" w:eastAsia="Arial" w:hAnsi="Arial" w:cs="Arial"/>
          <w:sz w:val="24"/>
          <w:szCs w:val="24"/>
        </w:rPr>
        <w:t xml:space="preserve">, em 2024, no Brasil, foram registrados mais de 80 000 casos de desaparecimento, envolvendo desde crianças até idosos, muitas vezes vinculados a contextos de violência, sequestros ou acidentes. A carência de informações precisas sobre o paradeiro dos desaparecidos intensifica o sofrimento dos entes queridos e compromete a agilidade nas operações de busca. </w:t>
      </w:r>
    </w:p>
    <w:p w14:paraId="048BEE3B" w14:textId="0BD32F93" w:rsidR="00E55DC3" w:rsidRPr="00E55DC3" w:rsidRDefault="00E55DC3" w:rsidP="00611C0C">
      <w:pPr>
        <w:spacing w:line="360" w:lineRule="auto"/>
        <w:ind w:firstLine="709"/>
        <w:jc w:val="both"/>
        <w:rPr>
          <w:rFonts w:ascii="Arial" w:eastAsia="Arial" w:hAnsi="Arial" w:cs="Arial"/>
          <w:sz w:val="24"/>
          <w:szCs w:val="24"/>
        </w:rPr>
      </w:pPr>
      <w:r w:rsidRPr="00E55DC3">
        <w:rPr>
          <w:rFonts w:ascii="Arial" w:eastAsia="Arial" w:hAnsi="Arial" w:cs="Arial"/>
          <w:sz w:val="24"/>
          <w:szCs w:val="24"/>
        </w:rPr>
        <w:t xml:space="preserve">Os casos de desaparecimento podem ser divididos em diferentes </w:t>
      </w:r>
      <w:r w:rsidR="00611C0C" w:rsidRPr="00E55DC3">
        <w:rPr>
          <w:rFonts w:ascii="Arial" w:eastAsia="Arial" w:hAnsi="Arial" w:cs="Arial"/>
          <w:sz w:val="24"/>
          <w:szCs w:val="24"/>
        </w:rPr>
        <w:t xml:space="preserve">tipos. </w:t>
      </w:r>
      <w:r w:rsidR="00C20086">
        <w:rPr>
          <w:rFonts w:ascii="Arial" w:eastAsia="Arial" w:hAnsi="Arial" w:cs="Arial"/>
          <w:sz w:val="24"/>
          <w:szCs w:val="24"/>
        </w:rPr>
        <w:t xml:space="preserve">De acordo com </w:t>
      </w:r>
      <w:r w:rsidR="00C20086" w:rsidRPr="00C20086">
        <w:rPr>
          <w:rFonts w:ascii="Arial" w:eastAsia="Arial" w:hAnsi="Arial" w:cs="Arial"/>
          <w:sz w:val="24"/>
          <w:szCs w:val="24"/>
        </w:rPr>
        <w:t>Silva et al. (2022)</w:t>
      </w:r>
      <w:r w:rsidR="00C20086">
        <w:rPr>
          <w:rFonts w:ascii="Arial" w:eastAsia="Arial" w:hAnsi="Arial" w:cs="Arial"/>
          <w:sz w:val="24"/>
          <w:szCs w:val="24"/>
        </w:rPr>
        <w:t>, os desaparecimentos s</w:t>
      </w:r>
      <w:r w:rsidRPr="00E55DC3">
        <w:rPr>
          <w:rFonts w:ascii="Arial" w:eastAsia="Arial" w:hAnsi="Arial" w:cs="Arial"/>
          <w:sz w:val="24"/>
          <w:szCs w:val="24"/>
        </w:rPr>
        <w:t xml:space="preserve">ão caracterizados em desaparecimentos civis e desaparecimentos criminais. Dentro dos desaparecimentos civis, temos os voluntários, em que a pessoa desaparece por vontade própria, ou seja, foge de casa ou sai sem avisar ninguém, e involuntários, quando a pessoa desaparece por motivos fora de seu controle, como uma pessoa com algum tipo de transtorno neurológico ou psicológico. Já os desaparecimentos criminais são os que tem alguma influência externa, com o desaparecido sendo vítima de um sequestro ou violência. Além disso, existem os desaparecimentos forçados, nos quais existe influência de algum agente do Estado, como era durante a Ditadura Militar no </w:t>
      </w:r>
      <w:r w:rsidR="00611C0C" w:rsidRPr="00E55DC3">
        <w:rPr>
          <w:rFonts w:ascii="Arial" w:eastAsia="Arial" w:hAnsi="Arial" w:cs="Arial"/>
          <w:sz w:val="24"/>
          <w:szCs w:val="24"/>
        </w:rPr>
        <w:t>Brasil</w:t>
      </w:r>
      <w:r w:rsidR="00C20086">
        <w:rPr>
          <w:rFonts w:ascii="Arial" w:eastAsia="Arial" w:hAnsi="Arial" w:cs="Arial"/>
          <w:sz w:val="24"/>
          <w:szCs w:val="24"/>
        </w:rPr>
        <w:t xml:space="preserve"> </w:t>
      </w:r>
      <w:r w:rsidR="00C20086" w:rsidRPr="00C20086">
        <w:rPr>
          <w:rFonts w:ascii="Arial" w:eastAsia="Arial" w:hAnsi="Arial" w:cs="Arial"/>
          <w:sz w:val="24"/>
          <w:szCs w:val="24"/>
        </w:rPr>
        <w:t>(ENDO, 2016)</w:t>
      </w:r>
      <w:r w:rsidR="00C20086">
        <w:rPr>
          <w:rFonts w:ascii="Arial" w:eastAsia="Arial" w:hAnsi="Arial" w:cs="Arial"/>
          <w:sz w:val="24"/>
          <w:szCs w:val="24"/>
        </w:rPr>
        <w:t>.</w:t>
      </w:r>
      <w:r w:rsidRPr="00E55DC3">
        <w:rPr>
          <w:rFonts w:ascii="Arial" w:eastAsia="Arial" w:hAnsi="Arial" w:cs="Arial"/>
          <w:sz w:val="24"/>
          <w:szCs w:val="24"/>
        </w:rPr>
        <w:t xml:space="preserve"> </w:t>
      </w:r>
    </w:p>
    <w:p w14:paraId="73BE213E" w14:textId="1851CDF7" w:rsidR="001F25C0" w:rsidRPr="00981CE9" w:rsidRDefault="00E55DC3" w:rsidP="00E55DC3">
      <w:pPr>
        <w:spacing w:line="360" w:lineRule="auto"/>
        <w:ind w:firstLine="709"/>
        <w:jc w:val="both"/>
        <w:rPr>
          <w:rFonts w:ascii="Arial" w:hAnsi="Arial" w:cs="Arial"/>
          <w:sz w:val="24"/>
          <w:szCs w:val="24"/>
        </w:rPr>
      </w:pPr>
      <w:r w:rsidRPr="00E55DC3">
        <w:rPr>
          <w:rFonts w:ascii="Arial" w:eastAsia="Arial" w:hAnsi="Arial" w:cs="Arial"/>
          <w:sz w:val="24"/>
          <w:szCs w:val="24"/>
        </w:rPr>
        <w:t>Para atender a essas lacunas e contribuir para os princípios do ODS 16, propomos o desenvolvimento do “Orbit”, um sistema integrado de site e aplicativo móvel que centraliza o registro de denúncias de pessoas desaparecidas e oferece monitoramento em tempo real de usuários vinculados (familiares, amigos e grupos privados). A plataforma alia geolocalização compartilhada, comunicação instantânea e alertas de emergência, potencializando a participação comunitária, aprimorando a troca de informações e fortalecendo a rede de proteção social em situações críticas</w:t>
      </w:r>
      <w:r w:rsidR="001F25C0" w:rsidRPr="00981CE9">
        <w:rPr>
          <w:rFonts w:ascii="Arial" w:eastAsia="Arial" w:hAnsi="Arial" w:cs="Arial"/>
          <w:sz w:val="24"/>
          <w:szCs w:val="24"/>
        </w:rPr>
        <w:t>.</w:t>
      </w:r>
      <w:bookmarkStart w:id="2" w:name="_heading=h.30j0zll" w:colFirst="0" w:colLast="0"/>
      <w:bookmarkEnd w:id="2"/>
    </w:p>
    <w:p w14:paraId="2908EB2C" w14:textId="77777777" w:rsidR="001F25C0" w:rsidRPr="00981CE9" w:rsidRDefault="001F25C0" w:rsidP="001F25C0">
      <w:pPr>
        <w:spacing w:line="360" w:lineRule="auto"/>
        <w:jc w:val="both"/>
        <w:rPr>
          <w:rFonts w:ascii="Arial" w:eastAsia="Arial" w:hAnsi="Arial" w:cs="Arial"/>
          <w:b/>
          <w:color w:val="000000"/>
          <w:sz w:val="24"/>
          <w:szCs w:val="24"/>
        </w:rPr>
      </w:pPr>
    </w:p>
    <w:p w14:paraId="121FD38A" w14:textId="77777777" w:rsidR="001F25C0" w:rsidRPr="00981CE9" w:rsidRDefault="001F25C0" w:rsidP="001F25C0">
      <w:pPr>
        <w:spacing w:line="360" w:lineRule="auto"/>
        <w:jc w:val="both"/>
        <w:rPr>
          <w:rFonts w:ascii="Arial" w:eastAsia="Arial" w:hAnsi="Arial" w:cs="Arial"/>
          <w:b/>
          <w:color w:val="000000"/>
          <w:sz w:val="24"/>
          <w:szCs w:val="24"/>
        </w:rPr>
      </w:pPr>
    </w:p>
    <w:p w14:paraId="00376AAF" w14:textId="123836D8" w:rsidR="001F25C0" w:rsidRPr="00B2565E" w:rsidRDefault="00935B54" w:rsidP="00935B54">
      <w:pPr>
        <w:pStyle w:val="Ttulo2"/>
        <w:rPr>
          <w:rFonts w:ascii="Arial" w:eastAsia="Arial" w:hAnsi="Arial" w:cs="Arial"/>
          <w:color w:val="auto"/>
        </w:rPr>
      </w:pPr>
      <w:bookmarkStart w:id="3" w:name="_Toc212799578"/>
      <w:r w:rsidRPr="00B2565E">
        <w:rPr>
          <w:rFonts w:ascii="Arial" w:eastAsia="Arial" w:hAnsi="Arial" w:cs="Arial"/>
          <w:color w:val="auto"/>
        </w:rPr>
        <w:t xml:space="preserve">1.1 </w:t>
      </w:r>
      <w:r w:rsidR="003A6F68" w:rsidRPr="00B2565E">
        <w:rPr>
          <w:rFonts w:ascii="Arial" w:eastAsia="Arial" w:hAnsi="Arial" w:cs="Arial"/>
          <w:color w:val="auto"/>
        </w:rPr>
        <w:t>Tema</w:t>
      </w:r>
      <w:bookmarkEnd w:id="3"/>
    </w:p>
    <w:p w14:paraId="4CEEF89E" w14:textId="0FF81A37" w:rsidR="002F52B7" w:rsidRPr="00981CE9" w:rsidRDefault="00981CE9" w:rsidP="00926E0A">
      <w:pPr>
        <w:spacing w:line="360" w:lineRule="auto"/>
        <w:ind w:firstLine="660"/>
        <w:jc w:val="both"/>
        <w:rPr>
          <w:rFonts w:ascii="Arial" w:eastAsia="Arial" w:hAnsi="Arial" w:cs="Arial"/>
          <w:sz w:val="24"/>
          <w:szCs w:val="24"/>
        </w:rPr>
      </w:pPr>
      <w:r w:rsidRPr="00981CE9">
        <w:rPr>
          <w:rFonts w:ascii="Arial" w:eastAsia="Arial" w:hAnsi="Arial" w:cs="Arial"/>
          <w:sz w:val="24"/>
          <w:szCs w:val="24"/>
        </w:rPr>
        <w:t>Desenvolvimento de um sistema integrado para prevenção e busca de pessoas desaparecidas no Brasil</w:t>
      </w:r>
    </w:p>
    <w:p w14:paraId="27357532" w14:textId="77777777" w:rsidR="002F52B7" w:rsidRPr="00981CE9" w:rsidRDefault="002F52B7">
      <w:pPr>
        <w:spacing w:line="360" w:lineRule="auto"/>
        <w:jc w:val="both"/>
        <w:rPr>
          <w:rFonts w:ascii="Arial" w:eastAsia="Arial" w:hAnsi="Arial" w:cs="Arial"/>
          <w:sz w:val="24"/>
          <w:szCs w:val="24"/>
        </w:rPr>
      </w:pPr>
    </w:p>
    <w:p w14:paraId="4D682CB3" w14:textId="66CB41DA" w:rsidR="002F52B7" w:rsidRPr="00B2565E" w:rsidRDefault="00935B54" w:rsidP="00935B54">
      <w:pPr>
        <w:pStyle w:val="Ttulo2"/>
        <w:rPr>
          <w:rFonts w:ascii="Arial" w:eastAsia="Arial" w:hAnsi="Arial" w:cs="Arial"/>
          <w:color w:val="auto"/>
        </w:rPr>
      </w:pPr>
      <w:bookmarkStart w:id="4" w:name="_heading=h.1fob9te" w:colFirst="0" w:colLast="0"/>
      <w:bookmarkStart w:id="5" w:name="_Toc212799579"/>
      <w:bookmarkEnd w:id="4"/>
      <w:r w:rsidRPr="00B2565E">
        <w:rPr>
          <w:rFonts w:ascii="Arial" w:eastAsia="Arial" w:hAnsi="Arial" w:cs="Arial"/>
          <w:color w:val="auto"/>
        </w:rPr>
        <w:t xml:space="preserve">1.2 </w:t>
      </w:r>
      <w:r w:rsidR="003A6F68" w:rsidRPr="00B2565E">
        <w:rPr>
          <w:rFonts w:ascii="Arial" w:eastAsia="Arial" w:hAnsi="Arial" w:cs="Arial"/>
          <w:color w:val="auto"/>
        </w:rPr>
        <w:t>Problema</w:t>
      </w:r>
      <w:bookmarkEnd w:id="5"/>
      <w:r w:rsidR="003A6F68" w:rsidRPr="00B2565E">
        <w:rPr>
          <w:rFonts w:ascii="Arial" w:eastAsia="Arial" w:hAnsi="Arial" w:cs="Arial"/>
          <w:color w:val="auto"/>
        </w:rPr>
        <w:t xml:space="preserve"> </w:t>
      </w:r>
    </w:p>
    <w:p w14:paraId="4BDB5498" w14:textId="53A7A5DE" w:rsidR="002F52B7" w:rsidRPr="00981CE9" w:rsidRDefault="003A6F68">
      <w:pPr>
        <w:spacing w:line="360" w:lineRule="auto"/>
        <w:jc w:val="both"/>
        <w:rPr>
          <w:rFonts w:ascii="Arial" w:eastAsia="Arial" w:hAnsi="Arial" w:cs="Arial"/>
          <w:sz w:val="24"/>
          <w:szCs w:val="24"/>
        </w:rPr>
      </w:pPr>
      <w:r w:rsidRPr="005E5F1E">
        <w:rPr>
          <w:rFonts w:ascii="Arial" w:eastAsia="Arial" w:hAnsi="Arial" w:cs="Arial"/>
          <w:sz w:val="24"/>
          <w:szCs w:val="24"/>
        </w:rPr>
        <w:t xml:space="preserve">           </w:t>
      </w:r>
      <w:r w:rsidR="00AA0F25" w:rsidRPr="005E5F1E">
        <w:rPr>
          <w:rFonts w:ascii="Arial" w:eastAsia="Arial" w:hAnsi="Arial" w:cs="Arial"/>
          <w:sz w:val="24"/>
          <w:szCs w:val="24"/>
        </w:rPr>
        <w:t xml:space="preserve">O desaparecimento de pessoas no Brasil representa um grave problema social e de segurança pública, que afeta milhares de famílias e evidencia falhas nas políticas de prevenção, na integração entre instituições e na aplicação de recursos tecnológicos voltados às buscas. A ausência de sistemas unificados de informação e a falta de padronização nos registros dificultam a comunicação entre a população e as autoridades, revelando, segundo </w:t>
      </w:r>
      <w:r w:rsidR="00316938" w:rsidRPr="005E5F1E">
        <w:rPr>
          <w:rFonts w:ascii="Arial" w:eastAsia="Arial" w:hAnsi="Arial" w:cs="Arial"/>
          <w:sz w:val="24"/>
          <w:szCs w:val="24"/>
        </w:rPr>
        <w:t>P</w:t>
      </w:r>
      <w:r w:rsidR="00AA0F25" w:rsidRPr="005E5F1E">
        <w:rPr>
          <w:rFonts w:ascii="Arial" w:eastAsia="Arial" w:hAnsi="Arial" w:cs="Arial"/>
          <w:sz w:val="24"/>
          <w:szCs w:val="24"/>
        </w:rPr>
        <w:t>errusso</w:t>
      </w:r>
      <w:r w:rsidR="007D5D37" w:rsidRPr="005E5F1E">
        <w:rPr>
          <w:rFonts w:ascii="Arial" w:eastAsia="Arial" w:hAnsi="Arial" w:cs="Arial"/>
          <w:sz w:val="24"/>
          <w:szCs w:val="24"/>
        </w:rPr>
        <w:t xml:space="preserve"> </w:t>
      </w:r>
      <w:r w:rsidR="00AA0F25" w:rsidRPr="005E5F1E">
        <w:rPr>
          <w:rFonts w:ascii="Arial" w:eastAsia="Arial" w:hAnsi="Arial" w:cs="Arial"/>
          <w:sz w:val="24"/>
          <w:szCs w:val="24"/>
        </w:rPr>
        <w:t>(20</w:t>
      </w:r>
      <w:r w:rsidR="2BE4DA19" w:rsidRPr="005E5F1E">
        <w:rPr>
          <w:rFonts w:ascii="Arial" w:eastAsia="Arial" w:hAnsi="Arial" w:cs="Arial"/>
          <w:sz w:val="24"/>
          <w:szCs w:val="24"/>
        </w:rPr>
        <w:t>13</w:t>
      </w:r>
      <w:r w:rsidR="00AA0F25" w:rsidRPr="005E5F1E">
        <w:rPr>
          <w:rFonts w:ascii="Arial" w:eastAsia="Arial" w:hAnsi="Arial" w:cs="Arial"/>
          <w:sz w:val="24"/>
          <w:szCs w:val="24"/>
        </w:rPr>
        <w:t>), a carência de políticas consistentes e de ferramentas eficazes para coleta e compartilhamento de dados. Nesse contexto, torna-se essencial desenvolver soluções tecnológicas que promovam a integração entre familiares, comunidade e órgãos públicos, visando aprimorar a prevenção e a localização de desaparecidos. Assim, este trabalho busca responder à questão: como criar um sistema integrado, por meio de um site e aplicativo móvel, que contribua para a prevenção e a busca eficiente de pessoas desaparecidas no Brasil?</w:t>
      </w:r>
    </w:p>
    <w:p w14:paraId="2916C19D" w14:textId="77777777" w:rsidR="002F52B7" w:rsidRPr="00981CE9" w:rsidRDefault="002F52B7">
      <w:pPr>
        <w:spacing w:line="360" w:lineRule="auto"/>
        <w:jc w:val="both"/>
        <w:rPr>
          <w:rFonts w:ascii="Arial" w:eastAsia="Arial" w:hAnsi="Arial" w:cs="Arial"/>
          <w:sz w:val="24"/>
          <w:szCs w:val="24"/>
        </w:rPr>
      </w:pPr>
    </w:p>
    <w:p w14:paraId="56C002D2" w14:textId="4D35743A" w:rsidR="001F25C0" w:rsidRPr="00B2565E" w:rsidRDefault="00935B54" w:rsidP="00935B54">
      <w:pPr>
        <w:pStyle w:val="Ttulo2"/>
        <w:rPr>
          <w:rFonts w:ascii="Arial" w:eastAsia="Arial" w:hAnsi="Arial" w:cs="Arial"/>
          <w:color w:val="auto"/>
        </w:rPr>
      </w:pPr>
      <w:bookmarkStart w:id="6" w:name="_heading=h.3znysh7" w:colFirst="0" w:colLast="0"/>
      <w:bookmarkStart w:id="7" w:name="_Toc212799580"/>
      <w:bookmarkEnd w:id="6"/>
      <w:r w:rsidRPr="00B2565E">
        <w:rPr>
          <w:rFonts w:ascii="Arial" w:eastAsia="Arial" w:hAnsi="Arial" w:cs="Arial"/>
          <w:color w:val="auto"/>
        </w:rPr>
        <w:t xml:space="preserve">1.3 </w:t>
      </w:r>
      <w:r w:rsidR="003A6F68" w:rsidRPr="00B2565E">
        <w:rPr>
          <w:rFonts w:ascii="Arial" w:eastAsia="Arial" w:hAnsi="Arial" w:cs="Arial"/>
          <w:color w:val="auto"/>
        </w:rPr>
        <w:t>Justificativa</w:t>
      </w:r>
      <w:bookmarkEnd w:id="7"/>
    </w:p>
    <w:p w14:paraId="58488640" w14:textId="77777777" w:rsidR="00EC7267" w:rsidRPr="00EC7267" w:rsidRDefault="00EC7267" w:rsidP="00EC7267">
      <w:pPr>
        <w:spacing w:line="360" w:lineRule="auto"/>
        <w:ind w:firstLine="720"/>
        <w:jc w:val="both"/>
        <w:rPr>
          <w:rFonts w:ascii="Arial" w:eastAsia="Arial" w:hAnsi="Arial" w:cs="Arial"/>
          <w:sz w:val="24"/>
          <w:szCs w:val="24"/>
        </w:rPr>
      </w:pPr>
      <w:r w:rsidRPr="00EC7267">
        <w:rPr>
          <w:rFonts w:ascii="Arial" w:eastAsia="Arial" w:hAnsi="Arial" w:cs="Arial"/>
          <w:sz w:val="24"/>
          <w:szCs w:val="24"/>
        </w:rPr>
        <w:t xml:space="preserve">A segurança pública é uma preocupação crescente nas cidades brasileiras, especialmente diante do aumento de casos de desaparecimento de pessoas. Situações desse tipo envolvem sofrimento familiar, dificuldades nas buscas e falhas na comunicação entre órgãos públicos e a sociedade. Assim, torna-se essencial o desenvolvimento de soluções tecnológicas que auxiliem na localização e prevenção desses casos. </w:t>
      </w:r>
    </w:p>
    <w:p w14:paraId="71532023" w14:textId="77777777" w:rsidR="00EC7267" w:rsidRPr="00EC7267" w:rsidRDefault="00EC7267" w:rsidP="00EC7267">
      <w:pPr>
        <w:spacing w:line="360" w:lineRule="auto"/>
        <w:jc w:val="both"/>
        <w:rPr>
          <w:rFonts w:ascii="Arial" w:eastAsia="Arial" w:hAnsi="Arial" w:cs="Arial"/>
          <w:sz w:val="24"/>
          <w:szCs w:val="24"/>
        </w:rPr>
      </w:pPr>
    </w:p>
    <w:p w14:paraId="1D04C538" w14:textId="54A8E6AB" w:rsidR="00EC7267" w:rsidRPr="00EC7267" w:rsidRDefault="00EC7267" w:rsidP="00EC7267">
      <w:pPr>
        <w:spacing w:line="360" w:lineRule="auto"/>
        <w:ind w:firstLine="720"/>
        <w:jc w:val="both"/>
        <w:rPr>
          <w:rFonts w:ascii="Arial" w:eastAsia="Arial" w:hAnsi="Arial" w:cs="Arial"/>
          <w:sz w:val="24"/>
          <w:szCs w:val="24"/>
        </w:rPr>
      </w:pPr>
      <w:r w:rsidRPr="005E5F1E">
        <w:rPr>
          <w:rFonts w:ascii="Arial" w:eastAsia="Arial" w:hAnsi="Arial" w:cs="Arial"/>
          <w:sz w:val="24"/>
          <w:szCs w:val="24"/>
        </w:rPr>
        <w:t xml:space="preserve">De acordo com o </w:t>
      </w:r>
      <w:r w:rsidR="66B2A286" w:rsidRPr="005E5F1E">
        <w:rPr>
          <w:rFonts w:ascii="Arial" w:eastAsia="Arial" w:hAnsi="Arial" w:cs="Arial"/>
          <w:sz w:val="24"/>
          <w:szCs w:val="24"/>
        </w:rPr>
        <w:t>Fórum Brasileiro de Segurança Pública</w:t>
      </w:r>
      <w:r w:rsidRPr="005E5F1E">
        <w:rPr>
          <w:rFonts w:ascii="Arial" w:eastAsia="Arial" w:hAnsi="Arial" w:cs="Arial"/>
          <w:sz w:val="24"/>
          <w:szCs w:val="24"/>
        </w:rPr>
        <w:t xml:space="preserve"> (202</w:t>
      </w:r>
      <w:r w:rsidR="7A265908" w:rsidRPr="005E5F1E">
        <w:rPr>
          <w:rFonts w:ascii="Arial" w:eastAsia="Arial" w:hAnsi="Arial" w:cs="Arial"/>
          <w:sz w:val="24"/>
          <w:szCs w:val="24"/>
        </w:rPr>
        <w:t>5</w:t>
      </w:r>
      <w:r w:rsidRPr="005E5F1E">
        <w:rPr>
          <w:rFonts w:ascii="Arial" w:eastAsia="Arial" w:hAnsi="Arial" w:cs="Arial"/>
          <w:sz w:val="24"/>
          <w:szCs w:val="24"/>
        </w:rPr>
        <w:t xml:space="preserve">), foram registrados 80.317 desaparecimentos no Brasil no </w:t>
      </w:r>
      <w:r w:rsidR="31726DC5" w:rsidRPr="005E5F1E">
        <w:rPr>
          <w:rFonts w:ascii="Arial" w:eastAsia="Arial" w:hAnsi="Arial" w:cs="Arial"/>
          <w:sz w:val="24"/>
          <w:szCs w:val="24"/>
        </w:rPr>
        <w:t>ano de 2024</w:t>
      </w:r>
      <w:r w:rsidRPr="005E5F1E">
        <w:rPr>
          <w:rFonts w:ascii="Arial" w:eastAsia="Arial" w:hAnsi="Arial" w:cs="Arial"/>
          <w:sz w:val="24"/>
          <w:szCs w:val="24"/>
        </w:rPr>
        <w:t xml:space="preserve">, representando um crescimento de 3,2% em relação a 2023. Esse dado evidencia a dimensão do problema e a necessidade de aprimorar os mecanismos de resposta e de apoio às famílias afetadas. </w:t>
      </w:r>
    </w:p>
    <w:p w14:paraId="5B0EBB66" w14:textId="77777777" w:rsidR="00EC7267" w:rsidRPr="00EC7267" w:rsidRDefault="00EC7267" w:rsidP="00EC7267">
      <w:pPr>
        <w:spacing w:line="360" w:lineRule="auto"/>
        <w:jc w:val="both"/>
        <w:rPr>
          <w:rFonts w:ascii="Arial" w:eastAsia="Arial" w:hAnsi="Arial" w:cs="Arial"/>
          <w:sz w:val="24"/>
          <w:szCs w:val="24"/>
        </w:rPr>
      </w:pPr>
    </w:p>
    <w:p w14:paraId="5F3831E3" w14:textId="77777777" w:rsidR="00EC7267" w:rsidRPr="00EC7267" w:rsidRDefault="00EC7267" w:rsidP="00EC7267">
      <w:pPr>
        <w:spacing w:line="360" w:lineRule="auto"/>
        <w:ind w:firstLine="720"/>
        <w:jc w:val="both"/>
        <w:rPr>
          <w:rFonts w:ascii="Arial" w:eastAsia="Arial" w:hAnsi="Arial" w:cs="Arial"/>
          <w:sz w:val="24"/>
          <w:szCs w:val="24"/>
        </w:rPr>
      </w:pPr>
      <w:r w:rsidRPr="00EC7267">
        <w:rPr>
          <w:rFonts w:ascii="Arial" w:eastAsia="Arial" w:hAnsi="Arial" w:cs="Arial"/>
          <w:sz w:val="24"/>
          <w:szCs w:val="24"/>
        </w:rPr>
        <w:lastRenderedPageBreak/>
        <w:t xml:space="preserve">Apesar de o desaparecimento de pessoas ser considerado crime de acordo com a Lei Nº 13.812 o desaparecimento de pessoas ainda é frequentemente tratado como uma questão privada, o que contribui para a falta de prioridade nas investigações e para a desarticulação entre as instituições, conforme analisa Ferreira (2013). Essa ausência de integração reforça a necessidade de iniciativas que envolvam tanto o poder público quanto a sociedade civil. </w:t>
      </w:r>
    </w:p>
    <w:p w14:paraId="09DEB8A5" w14:textId="77777777" w:rsidR="00EC7267" w:rsidRPr="00EC7267" w:rsidRDefault="00EC7267" w:rsidP="00EC7267">
      <w:pPr>
        <w:spacing w:line="360" w:lineRule="auto"/>
        <w:jc w:val="both"/>
        <w:rPr>
          <w:rFonts w:ascii="Arial" w:eastAsia="Arial" w:hAnsi="Arial" w:cs="Arial"/>
          <w:sz w:val="24"/>
          <w:szCs w:val="24"/>
        </w:rPr>
      </w:pPr>
    </w:p>
    <w:p w14:paraId="405E49FD" w14:textId="17F3A933" w:rsidR="00EC7267" w:rsidRPr="00EC7267" w:rsidRDefault="00EC7267" w:rsidP="00EC7267">
      <w:pPr>
        <w:spacing w:line="360" w:lineRule="auto"/>
        <w:ind w:firstLine="720"/>
        <w:jc w:val="both"/>
        <w:rPr>
          <w:rFonts w:ascii="Arial" w:eastAsia="Arial" w:hAnsi="Arial" w:cs="Arial"/>
          <w:sz w:val="24"/>
          <w:szCs w:val="24"/>
        </w:rPr>
      </w:pPr>
      <w:r w:rsidRPr="005E5F1E">
        <w:rPr>
          <w:rFonts w:ascii="Arial" w:eastAsia="Arial" w:hAnsi="Arial" w:cs="Arial"/>
          <w:sz w:val="24"/>
          <w:szCs w:val="24"/>
        </w:rPr>
        <w:t xml:space="preserve">De acordo com Rodrigues </w:t>
      </w:r>
      <w:r w:rsidR="3E443274" w:rsidRPr="005E5F1E">
        <w:rPr>
          <w:rFonts w:ascii="Arial" w:eastAsia="Arial" w:hAnsi="Arial" w:cs="Arial"/>
          <w:sz w:val="24"/>
          <w:szCs w:val="24"/>
        </w:rPr>
        <w:t xml:space="preserve">e Fernandez </w:t>
      </w:r>
      <w:r w:rsidRPr="005E5F1E">
        <w:rPr>
          <w:rFonts w:ascii="Arial" w:eastAsia="Arial" w:hAnsi="Arial" w:cs="Arial"/>
          <w:sz w:val="24"/>
          <w:szCs w:val="24"/>
        </w:rPr>
        <w:t xml:space="preserve">(2020), a mídia local possui influência positiva sobre o compartilhamento de informações sobre pessoas desaparecidas, trazendo mais visibilidade a esses casos. Como estudado por França (2018), em uma situação na qual a polícia não dá a devida prioridade a esses casos, as famílias e comunidades acabam recorrendo a outros métodos para conseguirem respostas, como protestos, ONGs e veículos de comunicação. </w:t>
      </w:r>
    </w:p>
    <w:p w14:paraId="7C4943A7" w14:textId="77777777" w:rsidR="00EC7267" w:rsidRPr="00EC7267" w:rsidRDefault="00EC7267" w:rsidP="00EC7267">
      <w:pPr>
        <w:spacing w:line="360" w:lineRule="auto"/>
        <w:jc w:val="both"/>
        <w:rPr>
          <w:rFonts w:ascii="Arial" w:eastAsia="Arial" w:hAnsi="Arial" w:cs="Arial"/>
          <w:sz w:val="24"/>
          <w:szCs w:val="24"/>
        </w:rPr>
      </w:pPr>
    </w:p>
    <w:p w14:paraId="187F57B8" w14:textId="6A08FC32" w:rsidR="001F25C0" w:rsidRDefault="00EC7267" w:rsidP="00EC7267">
      <w:pPr>
        <w:spacing w:line="360" w:lineRule="auto"/>
        <w:ind w:firstLine="720"/>
        <w:jc w:val="both"/>
        <w:rPr>
          <w:rFonts w:ascii="Arial" w:eastAsia="Arial" w:hAnsi="Arial" w:cs="Arial"/>
          <w:sz w:val="24"/>
          <w:szCs w:val="24"/>
        </w:rPr>
      </w:pPr>
      <w:r w:rsidRPr="00EC7267">
        <w:rPr>
          <w:rFonts w:ascii="Arial" w:eastAsia="Arial" w:hAnsi="Arial" w:cs="Arial"/>
          <w:sz w:val="24"/>
          <w:szCs w:val="24"/>
        </w:rPr>
        <w:t>A criação de um aplicativo voltado à busca e prevenção de desaparecimentos surge, portanto, como uma alternativa eficaz para fortalecer a rede de proteção social. O uso da tecnologia permite o compartilhamento rápido de informações, o acompanhamento em tempo real e a ampliação das redes de apoio, favorecendo respostas mais ágeis e aumentando as chances de reencontro.</w:t>
      </w:r>
    </w:p>
    <w:p w14:paraId="75BFFB3B" w14:textId="77777777" w:rsidR="00EC7267" w:rsidRPr="00981CE9" w:rsidRDefault="00EC7267" w:rsidP="00EC7267">
      <w:pPr>
        <w:spacing w:line="360" w:lineRule="auto"/>
        <w:ind w:firstLine="720"/>
        <w:jc w:val="both"/>
        <w:rPr>
          <w:rFonts w:ascii="Arial" w:eastAsia="Arial" w:hAnsi="Arial" w:cs="Arial"/>
          <w:sz w:val="24"/>
          <w:szCs w:val="24"/>
        </w:rPr>
      </w:pPr>
    </w:p>
    <w:p w14:paraId="255A662E" w14:textId="180EC223" w:rsidR="00935B54" w:rsidRPr="00B2565E" w:rsidRDefault="00935B54" w:rsidP="00935B54">
      <w:pPr>
        <w:pStyle w:val="Ttulo2"/>
        <w:rPr>
          <w:rFonts w:ascii="Arial" w:eastAsia="Arial" w:hAnsi="Arial" w:cs="Arial"/>
          <w:color w:val="auto"/>
        </w:rPr>
      </w:pPr>
      <w:bookmarkStart w:id="8" w:name="_heading=h.2et92p0" w:colFirst="0" w:colLast="0"/>
      <w:bookmarkStart w:id="9" w:name="_Toc212799581"/>
      <w:bookmarkEnd w:id="8"/>
      <w:r w:rsidRPr="00B2565E">
        <w:rPr>
          <w:rFonts w:ascii="Arial" w:eastAsia="Arial" w:hAnsi="Arial" w:cs="Arial"/>
          <w:color w:val="auto"/>
        </w:rPr>
        <w:t xml:space="preserve">1.4 </w:t>
      </w:r>
      <w:r w:rsidR="003A6F68" w:rsidRPr="00B2565E">
        <w:rPr>
          <w:rFonts w:ascii="Arial" w:eastAsia="Arial" w:hAnsi="Arial" w:cs="Arial"/>
          <w:color w:val="auto"/>
        </w:rPr>
        <w:t>Objetivos</w:t>
      </w:r>
      <w:bookmarkEnd w:id="9"/>
    </w:p>
    <w:p w14:paraId="0BF9DAC7" w14:textId="34BC7542" w:rsidR="002F52B7" w:rsidRPr="00B2565E" w:rsidRDefault="00935B54" w:rsidP="00935B54">
      <w:pPr>
        <w:pStyle w:val="Ttulo3"/>
        <w:rPr>
          <w:rFonts w:ascii="Arial" w:eastAsia="Arial" w:hAnsi="Arial" w:cs="Arial"/>
          <w:color w:val="auto"/>
        </w:rPr>
      </w:pPr>
      <w:bookmarkStart w:id="10" w:name="_heading=h.tyjcwt" w:colFirst="0" w:colLast="0"/>
      <w:bookmarkStart w:id="11" w:name="_Toc212799582"/>
      <w:bookmarkEnd w:id="10"/>
      <w:r w:rsidRPr="00B2565E">
        <w:rPr>
          <w:rFonts w:ascii="Arial" w:eastAsia="Arial" w:hAnsi="Arial" w:cs="Arial"/>
          <w:color w:val="auto"/>
        </w:rPr>
        <w:t xml:space="preserve">1.4.1 </w:t>
      </w:r>
      <w:r w:rsidR="003A6F68" w:rsidRPr="00B2565E">
        <w:rPr>
          <w:rFonts w:ascii="Arial" w:eastAsia="Arial" w:hAnsi="Arial" w:cs="Arial"/>
          <w:color w:val="auto"/>
        </w:rPr>
        <w:t>Objetivo geral</w:t>
      </w:r>
      <w:bookmarkEnd w:id="11"/>
    </w:p>
    <w:p w14:paraId="54738AF4" w14:textId="093A80E0" w:rsidR="002F52B7" w:rsidRPr="00B2565E" w:rsidRDefault="003A6F68" w:rsidP="00935B54">
      <w:pPr>
        <w:spacing w:line="360" w:lineRule="auto"/>
        <w:rPr>
          <w:rFonts w:ascii="Arial" w:eastAsia="Arial" w:hAnsi="Arial" w:cs="Arial"/>
          <w:sz w:val="24"/>
          <w:szCs w:val="24"/>
        </w:rPr>
      </w:pPr>
      <w:r w:rsidRPr="00B2565E">
        <w:rPr>
          <w:rFonts w:ascii="Arial" w:eastAsia="Arial" w:hAnsi="Arial" w:cs="Arial"/>
          <w:sz w:val="24"/>
          <w:szCs w:val="24"/>
        </w:rPr>
        <w:t xml:space="preserve">           </w:t>
      </w:r>
      <w:r w:rsidR="001F25C0" w:rsidRPr="00B2565E">
        <w:rPr>
          <w:rFonts w:ascii="Arial" w:eastAsia="Arial" w:hAnsi="Arial" w:cs="Arial"/>
          <w:sz w:val="24"/>
          <w:szCs w:val="24"/>
        </w:rPr>
        <w:t>Desenvolver um aplicativo de localização em tempo real para promover a segurança social e apoiar a busca por pessoas desaparecidas.</w:t>
      </w:r>
      <w:bookmarkStart w:id="12" w:name="_heading=h.3dy6vkm" w:colFirst="0" w:colLast="0"/>
      <w:bookmarkEnd w:id="12"/>
    </w:p>
    <w:p w14:paraId="46ABBD8F" w14:textId="77777777" w:rsidR="002F52B7" w:rsidRPr="00B2565E" w:rsidRDefault="002F52B7" w:rsidP="00935B54">
      <w:pPr>
        <w:pStyle w:val="Ttulo3"/>
        <w:rPr>
          <w:rFonts w:ascii="Arial" w:eastAsia="Arial" w:hAnsi="Arial" w:cs="Arial"/>
          <w:color w:val="auto"/>
        </w:rPr>
      </w:pPr>
    </w:p>
    <w:p w14:paraId="6C44CF16" w14:textId="6B4AE0EF" w:rsidR="002F52B7" w:rsidRPr="00B2565E" w:rsidRDefault="003A6F68" w:rsidP="00935B54">
      <w:pPr>
        <w:pStyle w:val="Ttulo3"/>
        <w:rPr>
          <w:rFonts w:ascii="Arial" w:eastAsia="Arial" w:hAnsi="Arial" w:cs="Arial"/>
          <w:color w:val="auto"/>
        </w:rPr>
      </w:pPr>
      <w:bookmarkStart w:id="13" w:name="_Toc212799583"/>
      <w:r w:rsidRPr="00B2565E">
        <w:rPr>
          <w:rFonts w:ascii="Arial" w:eastAsia="Arial" w:hAnsi="Arial" w:cs="Arial"/>
          <w:color w:val="auto"/>
        </w:rPr>
        <w:t>1.4.2 Objetivos específicos</w:t>
      </w:r>
      <w:bookmarkEnd w:id="13"/>
    </w:p>
    <w:p w14:paraId="06BBA33E" w14:textId="77777777" w:rsidR="002F52B7" w:rsidRPr="00981CE9" w:rsidRDefault="002F52B7">
      <w:pPr>
        <w:spacing w:line="360" w:lineRule="auto"/>
        <w:jc w:val="both"/>
        <w:rPr>
          <w:rFonts w:ascii="Arial" w:eastAsia="Arial" w:hAnsi="Arial" w:cs="Arial"/>
          <w:sz w:val="24"/>
          <w:szCs w:val="24"/>
        </w:rPr>
      </w:pPr>
    </w:p>
    <w:p w14:paraId="73B71F6D" w14:textId="77777777" w:rsidR="00D97BF4" w:rsidRPr="00981CE9" w:rsidRDefault="003A6F68" w:rsidP="00D97BF4">
      <w:pPr>
        <w:spacing w:line="360" w:lineRule="auto"/>
        <w:jc w:val="both"/>
        <w:rPr>
          <w:rFonts w:ascii="Arial" w:eastAsia="Arial" w:hAnsi="Arial" w:cs="Arial"/>
          <w:sz w:val="24"/>
          <w:szCs w:val="24"/>
        </w:rPr>
      </w:pPr>
      <w:r w:rsidRPr="00981CE9">
        <w:rPr>
          <w:rFonts w:ascii="Arial" w:eastAsia="Arial" w:hAnsi="Arial" w:cs="Arial"/>
          <w:sz w:val="24"/>
          <w:szCs w:val="24"/>
        </w:rPr>
        <w:t xml:space="preserve">              </w:t>
      </w:r>
      <w:r w:rsidR="00D97BF4" w:rsidRPr="00981CE9">
        <w:rPr>
          <w:rFonts w:ascii="Arial" w:eastAsia="Arial" w:hAnsi="Arial" w:cs="Arial"/>
          <w:sz w:val="24"/>
          <w:szCs w:val="24"/>
        </w:rPr>
        <w:t>- Permitir o rastreamento em tempo real de familiares e amigos;</w:t>
      </w:r>
    </w:p>
    <w:p w14:paraId="41E7863B" w14:textId="77777777" w:rsidR="00D97BF4" w:rsidRPr="00981CE9" w:rsidRDefault="00D97BF4" w:rsidP="00D97BF4">
      <w:pPr>
        <w:spacing w:line="360" w:lineRule="auto"/>
        <w:ind w:left="720"/>
        <w:jc w:val="both"/>
        <w:rPr>
          <w:rFonts w:ascii="Arial" w:eastAsia="Arial" w:hAnsi="Arial" w:cs="Arial"/>
          <w:sz w:val="24"/>
          <w:szCs w:val="24"/>
        </w:rPr>
      </w:pPr>
      <w:r w:rsidRPr="00981CE9">
        <w:rPr>
          <w:rFonts w:ascii="Arial" w:eastAsia="Arial" w:hAnsi="Arial" w:cs="Arial"/>
          <w:sz w:val="24"/>
          <w:szCs w:val="24"/>
        </w:rPr>
        <w:t xml:space="preserve">   - Grupos privados para comunicação entre familiares e amigos;</w:t>
      </w:r>
    </w:p>
    <w:p w14:paraId="56411A71" w14:textId="77777777" w:rsidR="00D97BF4" w:rsidRPr="00981CE9" w:rsidRDefault="00D97BF4" w:rsidP="00D97BF4">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   - Implementar um quadro de pessoas desaparecidas;</w:t>
      </w:r>
    </w:p>
    <w:p w14:paraId="55ED4F02" w14:textId="77777777" w:rsidR="00D97BF4" w:rsidRPr="00981CE9" w:rsidRDefault="00D97BF4" w:rsidP="00D97BF4">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   - Envolver a comunidade na busca por desaparecidos;</w:t>
      </w:r>
    </w:p>
    <w:p w14:paraId="7BB59162" w14:textId="77777777" w:rsidR="00D97BF4" w:rsidRPr="00981CE9" w:rsidRDefault="00D97BF4" w:rsidP="00D97BF4">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   - Garantir uma interface simples e acessível;</w:t>
      </w:r>
    </w:p>
    <w:p w14:paraId="3382A365" w14:textId="6C61BF9E" w:rsidR="002F52B7" w:rsidRPr="00EC7267" w:rsidRDefault="00D97BF4" w:rsidP="00EC7267">
      <w:pPr>
        <w:spacing w:line="360" w:lineRule="auto"/>
        <w:ind w:left="720"/>
        <w:jc w:val="both"/>
        <w:rPr>
          <w:rFonts w:ascii="Arial" w:eastAsia="Arial" w:hAnsi="Arial" w:cs="Arial"/>
          <w:sz w:val="24"/>
          <w:szCs w:val="24"/>
        </w:rPr>
      </w:pPr>
      <w:r w:rsidRPr="00981CE9">
        <w:rPr>
          <w:rFonts w:ascii="Arial" w:eastAsia="Arial" w:hAnsi="Arial" w:cs="Arial"/>
          <w:sz w:val="24"/>
          <w:szCs w:val="24"/>
        </w:rPr>
        <w:t xml:space="preserve">   - Oferecer alertas de emergência em tempo real.</w:t>
      </w:r>
    </w:p>
    <w:p w14:paraId="6563A8E3" w14:textId="088A413F" w:rsidR="002F52B7" w:rsidRPr="00981CE9" w:rsidRDefault="003A6F68" w:rsidP="00B2565E">
      <w:pPr>
        <w:pStyle w:val="Ttulo1"/>
        <w:rPr>
          <w:rFonts w:eastAsia="Arial"/>
          <w:color w:val="000000"/>
        </w:rPr>
      </w:pPr>
      <w:bookmarkStart w:id="14" w:name="_heading=h.1t3h5sf"/>
      <w:bookmarkStart w:id="15" w:name="_Toc212799584"/>
      <w:bookmarkEnd w:id="14"/>
      <w:r w:rsidRPr="005E5F1E">
        <w:rPr>
          <w:rFonts w:ascii="Arial" w:eastAsia="Arial" w:hAnsi="Arial" w:cs="Arial"/>
          <w:color w:val="000000" w:themeColor="text1"/>
        </w:rPr>
        <w:lastRenderedPageBreak/>
        <w:t>2</w:t>
      </w:r>
      <w:r w:rsidR="00B2565E" w:rsidRPr="005E5F1E">
        <w:rPr>
          <w:rFonts w:ascii="Arial" w:eastAsia="Arial" w:hAnsi="Arial" w:cs="Arial"/>
          <w:color w:val="000000" w:themeColor="text1"/>
        </w:rPr>
        <w:t xml:space="preserve"> </w:t>
      </w:r>
      <w:r w:rsidRPr="005E5F1E">
        <w:rPr>
          <w:rFonts w:ascii="Arial" w:eastAsia="Arial" w:hAnsi="Arial" w:cs="Arial"/>
          <w:color w:val="000000" w:themeColor="text1"/>
        </w:rPr>
        <w:t>METODOLOGIA</w:t>
      </w:r>
      <w:bookmarkEnd w:id="15"/>
    </w:p>
    <w:p w14:paraId="1B3B2E54" w14:textId="77777777" w:rsidR="002F52B7" w:rsidRPr="00981CE9" w:rsidRDefault="00D97BF4" w:rsidP="00D97BF4">
      <w:pPr>
        <w:spacing w:line="360" w:lineRule="auto"/>
        <w:ind w:firstLine="360"/>
        <w:jc w:val="both"/>
        <w:rPr>
          <w:rFonts w:ascii="Arial" w:eastAsia="Arial" w:hAnsi="Arial" w:cs="Arial"/>
          <w:sz w:val="24"/>
          <w:szCs w:val="24"/>
        </w:rPr>
      </w:pPr>
      <w:r w:rsidRPr="00981CE9">
        <w:rPr>
          <w:rFonts w:ascii="Arial" w:eastAsia="Arial" w:hAnsi="Arial" w:cs="Arial"/>
          <w:sz w:val="24"/>
          <w:szCs w:val="24"/>
        </w:rPr>
        <w:t xml:space="preserve">      Após pesquisas e revisões bibliográficas, o grupo utilizou linguagens de programação como Python para criar um site, </w:t>
      </w:r>
      <w:proofErr w:type="spellStart"/>
      <w:r w:rsidRPr="00981CE9">
        <w:rPr>
          <w:rFonts w:ascii="Arial" w:eastAsia="Arial" w:hAnsi="Arial" w:cs="Arial"/>
          <w:sz w:val="24"/>
          <w:szCs w:val="24"/>
        </w:rPr>
        <w:t>React</w:t>
      </w:r>
      <w:proofErr w:type="spellEnd"/>
      <w:r w:rsidRPr="00981CE9">
        <w:rPr>
          <w:rFonts w:ascii="Arial" w:eastAsia="Arial" w:hAnsi="Arial" w:cs="Arial"/>
          <w:sz w:val="24"/>
          <w:szCs w:val="24"/>
        </w:rPr>
        <w:t xml:space="preserve"> </w:t>
      </w:r>
      <w:proofErr w:type="spellStart"/>
      <w:r w:rsidRPr="00981CE9">
        <w:rPr>
          <w:rFonts w:ascii="Arial" w:eastAsia="Arial" w:hAnsi="Arial" w:cs="Arial"/>
          <w:sz w:val="24"/>
          <w:szCs w:val="24"/>
        </w:rPr>
        <w:t>Native</w:t>
      </w:r>
      <w:proofErr w:type="spellEnd"/>
      <w:r w:rsidRPr="00981CE9">
        <w:rPr>
          <w:rFonts w:ascii="Arial" w:eastAsia="Arial" w:hAnsi="Arial" w:cs="Arial"/>
          <w:sz w:val="24"/>
          <w:szCs w:val="24"/>
        </w:rPr>
        <w:t xml:space="preserve"> e PHP para criar um aplicativo de celular e SQL para criar um banco de dados que guarda as informações, formando assim um sistema chamado “Orbit”.</w:t>
      </w:r>
    </w:p>
    <w:p w14:paraId="0DA123B1" w14:textId="77777777" w:rsidR="00D97BF4" w:rsidRPr="00981CE9" w:rsidRDefault="00D97BF4">
      <w:pPr>
        <w:spacing w:line="360" w:lineRule="auto"/>
        <w:jc w:val="both"/>
        <w:rPr>
          <w:rFonts w:ascii="Arial" w:eastAsia="Arial" w:hAnsi="Arial" w:cs="Arial"/>
          <w:sz w:val="24"/>
          <w:szCs w:val="24"/>
        </w:rPr>
      </w:pPr>
    </w:p>
    <w:p w14:paraId="4EDFC40A" w14:textId="14FAF6BC" w:rsidR="002F52B7" w:rsidRPr="00B2565E" w:rsidRDefault="00201E9C" w:rsidP="00B2565E">
      <w:pPr>
        <w:pStyle w:val="Ttulo1"/>
        <w:rPr>
          <w:rFonts w:ascii="Arial" w:eastAsia="Arial" w:hAnsi="Arial" w:cs="Arial"/>
          <w:color w:val="auto"/>
        </w:rPr>
      </w:pPr>
      <w:bookmarkStart w:id="16" w:name="_Toc212799585"/>
      <w:r w:rsidRPr="00B2565E">
        <w:rPr>
          <w:rFonts w:ascii="Arial" w:eastAsia="Arial" w:hAnsi="Arial" w:cs="Arial"/>
          <w:color w:val="auto"/>
        </w:rPr>
        <w:t>3</w:t>
      </w:r>
      <w:r w:rsidR="00180118" w:rsidRPr="00B2565E">
        <w:rPr>
          <w:rFonts w:ascii="Arial" w:eastAsia="Arial" w:hAnsi="Arial" w:cs="Arial"/>
          <w:color w:val="auto"/>
        </w:rPr>
        <w:t xml:space="preserve"> </w:t>
      </w:r>
      <w:r w:rsidR="003A6F68" w:rsidRPr="00B2565E">
        <w:rPr>
          <w:rFonts w:ascii="Arial" w:eastAsia="Arial" w:hAnsi="Arial" w:cs="Arial"/>
          <w:color w:val="auto"/>
        </w:rPr>
        <w:t>DESENVOLVIMENTO</w:t>
      </w:r>
      <w:bookmarkEnd w:id="16"/>
    </w:p>
    <w:p w14:paraId="0B5CE6B0" w14:textId="1E4AF1C5" w:rsidR="002F52B7" w:rsidRPr="00B2565E" w:rsidRDefault="003A6F68" w:rsidP="00B2565E">
      <w:pPr>
        <w:pStyle w:val="Ttulo2"/>
        <w:rPr>
          <w:rFonts w:ascii="Arial" w:eastAsia="Arial" w:hAnsi="Arial" w:cs="Arial"/>
          <w:color w:val="auto"/>
        </w:rPr>
      </w:pPr>
      <w:bookmarkStart w:id="17" w:name="_Toc212799586"/>
      <w:r w:rsidRPr="00B2565E">
        <w:rPr>
          <w:rFonts w:ascii="Arial" w:eastAsia="Arial" w:hAnsi="Arial" w:cs="Arial"/>
          <w:color w:val="auto"/>
        </w:rPr>
        <w:t>3.1 Diagrama de Entidade e Relacionamento</w:t>
      </w:r>
      <w:bookmarkEnd w:id="17"/>
    </w:p>
    <w:p w14:paraId="4C4CEA3D" w14:textId="77777777" w:rsidR="002F52B7" w:rsidRPr="00981CE9" w:rsidRDefault="002F52B7">
      <w:pPr>
        <w:spacing w:line="360" w:lineRule="auto"/>
        <w:jc w:val="both"/>
        <w:rPr>
          <w:rFonts w:ascii="Arial" w:eastAsia="Arial" w:hAnsi="Arial" w:cs="Arial"/>
          <w:b/>
          <w:sz w:val="24"/>
          <w:szCs w:val="24"/>
        </w:rPr>
      </w:pPr>
    </w:p>
    <w:p w14:paraId="62B57DD1" w14:textId="0B29CB18" w:rsidR="002F52B7" w:rsidRPr="00981CE9" w:rsidRDefault="003A6F68" w:rsidP="005E5F1E">
      <w:pPr>
        <w:spacing w:line="360" w:lineRule="auto"/>
        <w:ind w:firstLine="720"/>
        <w:rPr>
          <w:rFonts w:ascii="Arial" w:eastAsia="Arial" w:hAnsi="Arial" w:cs="Arial"/>
          <w:b/>
          <w:bCs/>
          <w:color w:val="000000"/>
          <w:sz w:val="24"/>
          <w:szCs w:val="24"/>
        </w:rPr>
      </w:pPr>
      <w:r w:rsidRPr="005E5F1E">
        <w:rPr>
          <w:rFonts w:ascii="Arial" w:eastAsia="Arial" w:hAnsi="Arial" w:cs="Arial"/>
          <w:sz w:val="24"/>
          <w:szCs w:val="24"/>
        </w:rPr>
        <w:t>Depois das análises e resultados de outros artigos, foi desenvolvido o diagrama de entidade e relacionamento onde especifica as tabelas e os relacionamentos de cada tabela com seus devidos atributos</w:t>
      </w:r>
      <w:r w:rsidR="6387D12B" w:rsidRPr="005E5F1E">
        <w:rPr>
          <w:rFonts w:ascii="Arial" w:eastAsia="Arial" w:hAnsi="Arial" w:cs="Arial"/>
          <w:sz w:val="24"/>
          <w:szCs w:val="24"/>
        </w:rPr>
        <w:t>.</w:t>
      </w:r>
    </w:p>
    <w:p w14:paraId="50895670" w14:textId="77777777" w:rsidR="002F52B7" w:rsidRPr="00981CE9" w:rsidRDefault="002F52B7">
      <w:pPr>
        <w:spacing w:line="360" w:lineRule="auto"/>
        <w:ind w:firstLine="720"/>
        <w:jc w:val="both"/>
        <w:rPr>
          <w:rFonts w:ascii="Arial" w:eastAsia="Arial" w:hAnsi="Arial" w:cs="Arial"/>
          <w:sz w:val="24"/>
          <w:szCs w:val="24"/>
        </w:rPr>
      </w:pPr>
    </w:p>
    <w:p w14:paraId="7BB735C1" w14:textId="4D7AAE72" w:rsidR="0072005C" w:rsidRPr="0072005C" w:rsidRDefault="0072005C" w:rsidP="00C81670">
      <w:pPr>
        <w:pStyle w:val="Legenda"/>
        <w:ind w:firstLine="720"/>
        <w:rPr>
          <w:rFonts w:ascii="Arial" w:eastAsia="Arial" w:hAnsi="Arial" w:cs="Arial"/>
          <w:b/>
          <w:i w:val="0"/>
          <w:color w:val="auto"/>
          <w:sz w:val="24"/>
          <w:szCs w:val="24"/>
        </w:rPr>
      </w:pPr>
      <w:bookmarkStart w:id="18" w:name="_Toc212809250"/>
      <w:r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w:t>
      </w:r>
      <w:r w:rsidR="00C91EF6">
        <w:rPr>
          <w:rFonts w:ascii="Arial" w:hAnsi="Arial" w:cs="Arial"/>
          <w:b/>
          <w:i w:val="0"/>
          <w:color w:val="auto"/>
          <w:sz w:val="24"/>
          <w:szCs w:val="24"/>
        </w:rPr>
        <w:fldChar w:fldCharType="end"/>
      </w:r>
      <w:r w:rsidRPr="0072005C">
        <w:rPr>
          <w:rFonts w:ascii="Arial" w:hAnsi="Arial" w:cs="Arial"/>
          <w:b/>
          <w:i w:val="0"/>
          <w:color w:val="auto"/>
          <w:sz w:val="24"/>
          <w:szCs w:val="24"/>
        </w:rPr>
        <w:t xml:space="preserve"> </w:t>
      </w:r>
      <w:r>
        <w:rPr>
          <w:rFonts w:ascii="Arial" w:hAnsi="Arial" w:cs="Arial"/>
          <w:b/>
          <w:i w:val="0"/>
          <w:color w:val="auto"/>
          <w:sz w:val="24"/>
          <w:szCs w:val="24"/>
        </w:rPr>
        <w:t xml:space="preserve">- </w:t>
      </w:r>
      <w:r w:rsidRPr="0072005C">
        <w:rPr>
          <w:rFonts w:ascii="Arial" w:hAnsi="Arial" w:cs="Arial"/>
          <w:b/>
          <w:i w:val="0"/>
          <w:color w:val="auto"/>
          <w:sz w:val="24"/>
          <w:szCs w:val="24"/>
        </w:rPr>
        <w:t>Diagrama de Entidade e Relacionamento</w:t>
      </w:r>
      <w:bookmarkEnd w:id="18"/>
    </w:p>
    <w:p w14:paraId="588A8C85" w14:textId="7C67244D" w:rsidR="002F52B7" w:rsidRPr="00981CE9" w:rsidRDefault="0072005C" w:rsidP="00201E9C">
      <w:pPr>
        <w:spacing w:line="360" w:lineRule="auto"/>
        <w:jc w:val="center"/>
        <w:rPr>
          <w:rFonts w:ascii="Arial" w:eastAsia="Arial" w:hAnsi="Arial" w:cs="Arial"/>
          <w:b/>
          <w:sz w:val="24"/>
          <w:szCs w:val="24"/>
        </w:rPr>
      </w:pPr>
      <w:r>
        <w:rPr>
          <w:noProof/>
        </w:rPr>
        <w:drawing>
          <wp:inline distT="0" distB="0" distL="0" distR="0" wp14:anchorId="46CA071B" wp14:editId="708DC6E7">
            <wp:extent cx="5760085" cy="284780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847802"/>
                    </a:xfrm>
                    <a:prstGeom prst="rect">
                      <a:avLst/>
                    </a:prstGeom>
                    <a:noFill/>
                    <a:ln>
                      <a:noFill/>
                    </a:ln>
                  </pic:spPr>
                </pic:pic>
              </a:graphicData>
            </a:graphic>
          </wp:inline>
        </w:drawing>
      </w:r>
      <w:r w:rsidR="003A6F68" w:rsidRPr="00981CE9">
        <w:rPr>
          <w:rFonts w:ascii="Arial" w:eastAsia="Arial" w:hAnsi="Arial" w:cs="Arial"/>
          <w:sz w:val="24"/>
          <w:szCs w:val="24"/>
        </w:rPr>
        <w:t xml:space="preserve"> Fonte: Do próprio autor, 20</w:t>
      </w:r>
      <w:r w:rsidR="0038028E" w:rsidRPr="00981CE9">
        <w:rPr>
          <w:rFonts w:ascii="Arial" w:eastAsia="Arial" w:hAnsi="Arial" w:cs="Arial"/>
          <w:sz w:val="24"/>
          <w:szCs w:val="24"/>
        </w:rPr>
        <w:t>25</w:t>
      </w:r>
      <w:r w:rsidR="003A6F68" w:rsidRPr="00981CE9">
        <w:rPr>
          <w:rFonts w:ascii="Arial" w:eastAsia="Arial" w:hAnsi="Arial" w:cs="Arial"/>
          <w:sz w:val="24"/>
          <w:szCs w:val="24"/>
        </w:rPr>
        <w:t>.</w:t>
      </w:r>
    </w:p>
    <w:p w14:paraId="0C8FE7CE" w14:textId="77777777" w:rsidR="002F52B7" w:rsidRPr="00981CE9" w:rsidRDefault="002F52B7">
      <w:pPr>
        <w:spacing w:line="360" w:lineRule="auto"/>
        <w:jc w:val="both"/>
        <w:rPr>
          <w:rFonts w:ascii="Arial" w:eastAsia="Arial" w:hAnsi="Arial" w:cs="Arial"/>
          <w:b/>
          <w:sz w:val="24"/>
          <w:szCs w:val="24"/>
        </w:rPr>
      </w:pPr>
    </w:p>
    <w:p w14:paraId="41004F19" w14:textId="77777777" w:rsidR="002F52B7" w:rsidRPr="00981CE9" w:rsidRDefault="002F52B7">
      <w:pPr>
        <w:spacing w:line="360" w:lineRule="auto"/>
        <w:jc w:val="both"/>
        <w:rPr>
          <w:rFonts w:ascii="Arial" w:eastAsia="Arial" w:hAnsi="Arial" w:cs="Arial"/>
          <w:b/>
          <w:sz w:val="24"/>
          <w:szCs w:val="24"/>
        </w:rPr>
      </w:pPr>
    </w:p>
    <w:p w14:paraId="67C0C651" w14:textId="77777777" w:rsidR="002F52B7" w:rsidRPr="00981CE9" w:rsidRDefault="002F52B7">
      <w:pPr>
        <w:spacing w:line="360" w:lineRule="auto"/>
        <w:jc w:val="both"/>
        <w:rPr>
          <w:rFonts w:ascii="Arial" w:eastAsia="Arial" w:hAnsi="Arial" w:cs="Arial"/>
          <w:b/>
          <w:sz w:val="24"/>
          <w:szCs w:val="24"/>
        </w:rPr>
      </w:pPr>
    </w:p>
    <w:p w14:paraId="599BEC24" w14:textId="2D1D5D73" w:rsidR="002F52B7" w:rsidRPr="00B2565E" w:rsidRDefault="003A6F68" w:rsidP="00B2565E">
      <w:pPr>
        <w:pStyle w:val="Ttulo2"/>
        <w:rPr>
          <w:rFonts w:ascii="Arial" w:eastAsia="Arial" w:hAnsi="Arial" w:cs="Arial"/>
          <w:color w:val="auto"/>
        </w:rPr>
      </w:pPr>
      <w:bookmarkStart w:id="19" w:name="_Toc212799587"/>
      <w:r w:rsidRPr="00B2565E">
        <w:rPr>
          <w:rFonts w:ascii="Arial" w:eastAsia="Arial" w:hAnsi="Arial" w:cs="Arial"/>
          <w:color w:val="auto"/>
        </w:rPr>
        <w:t>3.2 Diagrama de Classes</w:t>
      </w:r>
      <w:bookmarkEnd w:id="19"/>
    </w:p>
    <w:p w14:paraId="2A8F498A" w14:textId="798E3AEB" w:rsidR="002F52B7" w:rsidRDefault="003A6F68">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Analisando o funcionamento do software, foi desenvolvido o diagrama de classes, no qual especifica as classes criadas no software e os relacionamentos de </w:t>
      </w:r>
      <w:r w:rsidRPr="00981CE9">
        <w:rPr>
          <w:rFonts w:ascii="Arial" w:eastAsia="Arial" w:hAnsi="Arial" w:cs="Arial"/>
          <w:sz w:val="24"/>
          <w:szCs w:val="24"/>
        </w:rPr>
        <w:lastRenderedPageBreak/>
        <w:t>cada classe com seus devidos atributos, as ações e métodos de funcionamento do software.</w:t>
      </w:r>
    </w:p>
    <w:p w14:paraId="60772F6C" w14:textId="77777777" w:rsidR="0072005C" w:rsidRPr="00981CE9" w:rsidRDefault="0072005C">
      <w:pPr>
        <w:spacing w:line="360" w:lineRule="auto"/>
        <w:ind w:firstLine="720"/>
        <w:jc w:val="both"/>
        <w:rPr>
          <w:rFonts w:ascii="Arial" w:eastAsia="Arial" w:hAnsi="Arial" w:cs="Arial"/>
          <w:sz w:val="24"/>
          <w:szCs w:val="24"/>
        </w:rPr>
      </w:pPr>
    </w:p>
    <w:p w14:paraId="34142C94" w14:textId="0191A63A" w:rsidR="002F52B7" w:rsidRPr="0072005C" w:rsidRDefault="0072005C" w:rsidP="00C81670">
      <w:pPr>
        <w:pStyle w:val="Legenda"/>
        <w:ind w:firstLine="720"/>
        <w:rPr>
          <w:rFonts w:ascii="Arial" w:eastAsia="Arial" w:hAnsi="Arial" w:cs="Arial"/>
          <w:b/>
          <w:i w:val="0"/>
          <w:color w:val="auto"/>
          <w:sz w:val="24"/>
          <w:szCs w:val="24"/>
        </w:rPr>
      </w:pPr>
      <w:bookmarkStart w:id="20" w:name="_Toc212809251"/>
      <w:r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2</w:t>
      </w:r>
      <w:r w:rsidR="00C91EF6">
        <w:rPr>
          <w:rFonts w:ascii="Arial" w:hAnsi="Arial" w:cs="Arial"/>
          <w:b/>
          <w:i w:val="0"/>
          <w:color w:val="auto"/>
          <w:sz w:val="24"/>
          <w:szCs w:val="24"/>
        </w:rPr>
        <w:fldChar w:fldCharType="end"/>
      </w:r>
      <w:r w:rsidRPr="0072005C">
        <w:rPr>
          <w:rFonts w:ascii="Arial" w:hAnsi="Arial" w:cs="Arial"/>
          <w:b/>
          <w:i w:val="0"/>
          <w:color w:val="auto"/>
          <w:sz w:val="24"/>
          <w:szCs w:val="24"/>
        </w:rPr>
        <w:t>- Diagrama de Classes</w:t>
      </w:r>
      <w:bookmarkEnd w:id="20"/>
    </w:p>
    <w:p w14:paraId="19B1A107" w14:textId="77777777" w:rsidR="00201E9C" w:rsidRPr="00981CE9" w:rsidRDefault="00201E9C" w:rsidP="00201E9C">
      <w:pPr>
        <w:jc w:val="center"/>
        <w:rPr>
          <w:rFonts w:ascii="Arial" w:eastAsia="Arial" w:hAnsi="Arial" w:cs="Arial"/>
          <w:sz w:val="24"/>
          <w:szCs w:val="24"/>
        </w:rPr>
      </w:pPr>
      <w:r w:rsidRPr="00981CE9">
        <w:rPr>
          <w:rFonts w:ascii="Arial" w:hAnsi="Arial" w:cs="Arial"/>
          <w:noProof/>
          <w:sz w:val="24"/>
          <w:szCs w:val="24"/>
        </w:rPr>
        <w:drawing>
          <wp:inline distT="0" distB="0" distL="0" distR="0" wp14:anchorId="2B8194AD" wp14:editId="2CBABC22">
            <wp:extent cx="5760085" cy="4898031"/>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898031"/>
                    </a:xfrm>
                    <a:prstGeom prst="rect">
                      <a:avLst/>
                    </a:prstGeom>
                    <a:noFill/>
                    <a:ln>
                      <a:noFill/>
                    </a:ln>
                  </pic:spPr>
                </pic:pic>
              </a:graphicData>
            </a:graphic>
          </wp:inline>
        </w:drawing>
      </w:r>
    </w:p>
    <w:p w14:paraId="6AAF85AA" w14:textId="77777777" w:rsidR="00201E9C" w:rsidRPr="00981CE9" w:rsidRDefault="00201E9C" w:rsidP="00201E9C">
      <w:pPr>
        <w:jc w:val="center"/>
        <w:rPr>
          <w:rFonts w:ascii="Arial" w:eastAsia="Arial" w:hAnsi="Arial" w:cs="Arial"/>
          <w:sz w:val="24"/>
          <w:szCs w:val="24"/>
        </w:rPr>
      </w:pPr>
    </w:p>
    <w:p w14:paraId="54CDCBE1" w14:textId="4E7B4915" w:rsidR="002F52B7" w:rsidRPr="00981CE9" w:rsidRDefault="003A6F68" w:rsidP="00201E9C">
      <w:pPr>
        <w:jc w:val="center"/>
        <w:rPr>
          <w:rFonts w:ascii="Arial" w:eastAsia="Arial" w:hAnsi="Arial" w:cs="Arial"/>
          <w:sz w:val="24"/>
          <w:szCs w:val="24"/>
        </w:rPr>
      </w:pPr>
      <w:r w:rsidRPr="00981CE9">
        <w:rPr>
          <w:rFonts w:ascii="Arial" w:eastAsia="Arial" w:hAnsi="Arial" w:cs="Arial"/>
          <w:sz w:val="24"/>
          <w:szCs w:val="24"/>
        </w:rPr>
        <w:t>Fonte: Do próprio autor, 20</w:t>
      </w:r>
      <w:r w:rsidR="0038028E" w:rsidRPr="00981CE9">
        <w:rPr>
          <w:rFonts w:ascii="Arial" w:eastAsia="Arial" w:hAnsi="Arial" w:cs="Arial"/>
          <w:sz w:val="24"/>
          <w:szCs w:val="24"/>
        </w:rPr>
        <w:t>25</w:t>
      </w:r>
      <w:r w:rsidRPr="00981CE9">
        <w:rPr>
          <w:rFonts w:ascii="Arial" w:eastAsia="Arial" w:hAnsi="Arial" w:cs="Arial"/>
          <w:sz w:val="24"/>
          <w:szCs w:val="24"/>
        </w:rPr>
        <w:t>.</w:t>
      </w:r>
    </w:p>
    <w:p w14:paraId="43D6B1D6" w14:textId="5BAF703B" w:rsidR="002F52B7" w:rsidRPr="00981CE9" w:rsidRDefault="002F52B7">
      <w:pPr>
        <w:rPr>
          <w:rFonts w:ascii="Arial" w:eastAsia="Arial" w:hAnsi="Arial" w:cs="Arial"/>
          <w:b/>
          <w:sz w:val="24"/>
          <w:szCs w:val="24"/>
        </w:rPr>
      </w:pPr>
    </w:p>
    <w:p w14:paraId="747165B1" w14:textId="77777777" w:rsidR="0038028E" w:rsidRPr="00981CE9" w:rsidRDefault="0038028E">
      <w:pPr>
        <w:rPr>
          <w:rFonts w:ascii="Arial" w:eastAsia="Arial" w:hAnsi="Arial" w:cs="Arial"/>
          <w:sz w:val="24"/>
          <w:szCs w:val="24"/>
        </w:rPr>
      </w:pPr>
    </w:p>
    <w:p w14:paraId="28C07A82" w14:textId="77777777" w:rsidR="00A9560D" w:rsidRDefault="00A9560D">
      <w:pPr>
        <w:rPr>
          <w:rFonts w:ascii="Arial" w:eastAsia="Arial" w:hAnsi="Arial" w:cs="Arial"/>
          <w:b/>
          <w:sz w:val="24"/>
          <w:szCs w:val="24"/>
        </w:rPr>
      </w:pPr>
    </w:p>
    <w:p w14:paraId="61254E47" w14:textId="77777777" w:rsidR="00A9560D" w:rsidRDefault="00A9560D" w:rsidP="00B2565E">
      <w:pPr>
        <w:pStyle w:val="Ttulo2"/>
        <w:rPr>
          <w:rFonts w:eastAsia="Arial"/>
        </w:rPr>
      </w:pPr>
    </w:p>
    <w:p w14:paraId="1DA49489" w14:textId="667D20E0" w:rsidR="002F52B7" w:rsidRPr="00B2565E" w:rsidRDefault="003A6F68" w:rsidP="00B2565E">
      <w:pPr>
        <w:pStyle w:val="Ttulo2"/>
        <w:rPr>
          <w:rFonts w:ascii="Arial" w:eastAsia="Arial" w:hAnsi="Arial" w:cs="Arial"/>
          <w:color w:val="auto"/>
        </w:rPr>
      </w:pPr>
      <w:bookmarkStart w:id="21" w:name="_Toc212799588"/>
      <w:r w:rsidRPr="00B2565E">
        <w:rPr>
          <w:rFonts w:ascii="Arial" w:eastAsia="Arial" w:hAnsi="Arial" w:cs="Arial"/>
          <w:color w:val="auto"/>
        </w:rPr>
        <w:t>3.</w:t>
      </w:r>
      <w:r w:rsidR="0038028E" w:rsidRPr="00B2565E">
        <w:rPr>
          <w:rFonts w:ascii="Arial" w:eastAsia="Arial" w:hAnsi="Arial" w:cs="Arial"/>
          <w:color w:val="auto"/>
        </w:rPr>
        <w:t>3</w:t>
      </w:r>
      <w:r w:rsidRPr="00B2565E">
        <w:rPr>
          <w:rFonts w:ascii="Arial" w:eastAsia="Arial" w:hAnsi="Arial" w:cs="Arial"/>
          <w:color w:val="auto"/>
        </w:rPr>
        <w:t xml:space="preserve"> Telas do Aplicativo</w:t>
      </w:r>
      <w:bookmarkEnd w:id="21"/>
    </w:p>
    <w:p w14:paraId="17DBC151" w14:textId="77777777" w:rsidR="002F52B7" w:rsidRPr="00981CE9" w:rsidRDefault="002F52B7">
      <w:pPr>
        <w:rPr>
          <w:rFonts w:ascii="Arial" w:eastAsia="Arial" w:hAnsi="Arial" w:cs="Arial"/>
          <w:b/>
          <w:sz w:val="24"/>
          <w:szCs w:val="24"/>
        </w:rPr>
      </w:pPr>
    </w:p>
    <w:p w14:paraId="33738449" w14:textId="49DD5A63" w:rsidR="002F52B7" w:rsidRPr="00981CE9" w:rsidRDefault="002634C2">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Após as pesquisas e estudos sobre o tema e a elaboração dos diagramas de classes e entidade e relacionamento, foi desenvolvido o aplicativo utilizando </w:t>
      </w:r>
      <w:proofErr w:type="spellStart"/>
      <w:r w:rsidRPr="00981CE9">
        <w:rPr>
          <w:rFonts w:ascii="Arial" w:eastAsia="Arial" w:hAnsi="Arial" w:cs="Arial"/>
          <w:sz w:val="24"/>
          <w:szCs w:val="24"/>
        </w:rPr>
        <w:t>React</w:t>
      </w:r>
      <w:proofErr w:type="spellEnd"/>
      <w:r w:rsidRPr="00981CE9">
        <w:rPr>
          <w:rFonts w:ascii="Arial" w:eastAsia="Arial" w:hAnsi="Arial" w:cs="Arial"/>
          <w:sz w:val="24"/>
          <w:szCs w:val="24"/>
        </w:rPr>
        <w:t xml:space="preserve"> </w:t>
      </w:r>
      <w:proofErr w:type="spellStart"/>
      <w:r w:rsidRPr="00981CE9">
        <w:rPr>
          <w:rFonts w:ascii="Arial" w:eastAsia="Arial" w:hAnsi="Arial" w:cs="Arial"/>
          <w:sz w:val="24"/>
          <w:szCs w:val="24"/>
        </w:rPr>
        <w:t>Native</w:t>
      </w:r>
      <w:proofErr w:type="spellEnd"/>
      <w:r w:rsidR="00526E50">
        <w:rPr>
          <w:rFonts w:ascii="Arial" w:eastAsia="Arial" w:hAnsi="Arial" w:cs="Arial"/>
          <w:sz w:val="24"/>
          <w:szCs w:val="24"/>
        </w:rPr>
        <w:t xml:space="preserve"> (META)</w:t>
      </w:r>
      <w:bookmarkStart w:id="22" w:name="_GoBack"/>
      <w:bookmarkEnd w:id="22"/>
      <w:r w:rsidRPr="00981CE9">
        <w:rPr>
          <w:rFonts w:ascii="Arial" w:eastAsia="Arial" w:hAnsi="Arial" w:cs="Arial"/>
          <w:sz w:val="24"/>
          <w:szCs w:val="24"/>
        </w:rPr>
        <w:t xml:space="preserve"> e </w:t>
      </w:r>
      <w:proofErr w:type="spellStart"/>
      <w:r w:rsidRPr="00981CE9">
        <w:rPr>
          <w:rFonts w:ascii="Arial" w:eastAsia="Arial" w:hAnsi="Arial" w:cs="Arial"/>
          <w:sz w:val="24"/>
          <w:szCs w:val="24"/>
        </w:rPr>
        <w:t>JavaScript</w:t>
      </w:r>
      <w:proofErr w:type="spellEnd"/>
      <w:r w:rsidRPr="00981CE9">
        <w:rPr>
          <w:rFonts w:ascii="Arial" w:eastAsia="Arial" w:hAnsi="Arial" w:cs="Arial"/>
          <w:sz w:val="24"/>
          <w:szCs w:val="24"/>
        </w:rPr>
        <w:t xml:space="preserve">, com funções de apresentar e registrar desaparecidos, criar órbitas (grupos de comunicação dentro do aplicativo), rastreio de localização e </w:t>
      </w:r>
      <w:r w:rsidRPr="00981CE9">
        <w:rPr>
          <w:rFonts w:ascii="Arial" w:eastAsia="Arial" w:hAnsi="Arial" w:cs="Arial"/>
          <w:sz w:val="24"/>
          <w:szCs w:val="24"/>
        </w:rPr>
        <w:lastRenderedPageBreak/>
        <w:t>conexão com o chaveiro. Nessas órbitas, o usuário pode se comunicar com outros usuários via chat e monitorar suas localizações, além de enviar alertas caso esteja passando por alguma situação de emergência. O aplicativo foi desenvolvido com um banco de dados externo, utilizando MySQL, fazendo a conexão de informações entre o site e o aplicativo.</w:t>
      </w:r>
    </w:p>
    <w:p w14:paraId="69E2BB2B" w14:textId="77777777" w:rsidR="002F52B7" w:rsidRPr="00981CE9" w:rsidRDefault="002F52B7" w:rsidP="00345FB4">
      <w:pPr>
        <w:spacing w:line="360" w:lineRule="auto"/>
        <w:jc w:val="both"/>
        <w:rPr>
          <w:rFonts w:ascii="Arial" w:eastAsia="Arial" w:hAnsi="Arial" w:cs="Arial"/>
          <w:sz w:val="24"/>
          <w:szCs w:val="24"/>
        </w:rPr>
      </w:pPr>
    </w:p>
    <w:p w14:paraId="57C0D796" w14:textId="77777777" w:rsidR="002F52B7" w:rsidRPr="00981CE9" w:rsidRDefault="002F52B7">
      <w:pPr>
        <w:ind w:firstLine="720"/>
        <w:rPr>
          <w:rFonts w:ascii="Arial" w:hAnsi="Arial" w:cs="Arial"/>
          <w:sz w:val="24"/>
          <w:szCs w:val="24"/>
        </w:rPr>
      </w:pPr>
    </w:p>
    <w:p w14:paraId="12833C32" w14:textId="5E66C593" w:rsidR="0072005C" w:rsidRPr="0072005C" w:rsidRDefault="0072005C" w:rsidP="00C81670">
      <w:pPr>
        <w:pStyle w:val="Legenda"/>
        <w:ind w:firstLine="720"/>
        <w:rPr>
          <w:rFonts w:ascii="Arial" w:eastAsia="Arial" w:hAnsi="Arial" w:cs="Arial"/>
          <w:b/>
          <w:i w:val="0"/>
          <w:color w:val="auto"/>
          <w:sz w:val="24"/>
          <w:szCs w:val="24"/>
        </w:rPr>
      </w:pPr>
      <w:bookmarkStart w:id="23" w:name="_Toc212809252"/>
      <w:r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3</w:t>
      </w:r>
      <w:r w:rsidR="00C91EF6">
        <w:rPr>
          <w:rFonts w:ascii="Arial" w:hAnsi="Arial" w:cs="Arial"/>
          <w:b/>
          <w:i w:val="0"/>
          <w:color w:val="auto"/>
          <w:sz w:val="24"/>
          <w:szCs w:val="24"/>
        </w:rPr>
        <w:fldChar w:fldCharType="end"/>
      </w:r>
      <w:r w:rsidRPr="0072005C">
        <w:rPr>
          <w:rFonts w:ascii="Arial" w:hAnsi="Arial" w:cs="Arial"/>
          <w:b/>
          <w:i w:val="0"/>
          <w:color w:val="auto"/>
          <w:sz w:val="24"/>
          <w:szCs w:val="24"/>
        </w:rPr>
        <w:t xml:space="preserve"> - Diagrama de Classes</w:t>
      </w:r>
      <w:bookmarkEnd w:id="23"/>
    </w:p>
    <w:p w14:paraId="446C5773" w14:textId="77777777" w:rsidR="0072005C" w:rsidRPr="00981CE9" w:rsidRDefault="0072005C">
      <w:pPr>
        <w:ind w:firstLine="720"/>
        <w:rPr>
          <w:rFonts w:ascii="Arial" w:eastAsia="Arial" w:hAnsi="Arial" w:cs="Arial"/>
          <w:b/>
          <w:sz w:val="24"/>
          <w:szCs w:val="24"/>
        </w:rPr>
      </w:pPr>
    </w:p>
    <w:p w14:paraId="0D142F6F" w14:textId="77777777" w:rsidR="002F52B7" w:rsidRPr="00981CE9" w:rsidRDefault="002F52B7">
      <w:pPr>
        <w:rPr>
          <w:rFonts w:ascii="Arial" w:eastAsia="Arial" w:hAnsi="Arial" w:cs="Arial"/>
          <w:sz w:val="24"/>
          <w:szCs w:val="24"/>
        </w:rPr>
      </w:pPr>
    </w:p>
    <w:p w14:paraId="4475AD14" w14:textId="6FD64699" w:rsidR="002F52B7" w:rsidRPr="00981CE9" w:rsidRDefault="003A6F68" w:rsidP="005E5F1E">
      <w:pPr>
        <w:jc w:val="center"/>
        <w:rPr>
          <w:rFonts w:ascii="Arial" w:eastAsia="Arial" w:hAnsi="Arial" w:cs="Arial"/>
          <w:sz w:val="24"/>
          <w:szCs w:val="24"/>
        </w:rPr>
      </w:pPr>
      <w:r>
        <w:rPr>
          <w:noProof/>
        </w:rPr>
        <w:drawing>
          <wp:inline distT="0" distB="0" distL="0" distR="0" wp14:anchorId="7AB1B019" wp14:editId="68BECAC9">
            <wp:extent cx="1423554" cy="2714243"/>
            <wp:effectExtent l="0" t="0" r="5715" b="0"/>
            <wp:docPr id="18" name="image4.jpg"/>
            <wp:cNvGraphicFramePr/>
            <a:graphic xmlns:a="http://schemas.openxmlformats.org/drawingml/2006/main">
              <a:graphicData uri="http://schemas.openxmlformats.org/drawingml/2006/picture">
                <pic:pic xmlns:pic="http://schemas.openxmlformats.org/drawingml/2006/picture">
                  <pic:nvPicPr>
                    <pic:cNvPr id="0" name="image4.jpg" descr="menu"/>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423554" cy="2714243"/>
                    </a:xfrm>
                    <a:prstGeom prst="rect">
                      <a:avLst/>
                    </a:prstGeom>
                    <a:ln/>
                  </pic:spPr>
                </pic:pic>
              </a:graphicData>
            </a:graphic>
          </wp:inline>
        </w:drawing>
      </w:r>
      <w:r w:rsidR="009B4C5C" w:rsidRPr="005E5F1E">
        <w:rPr>
          <w:rFonts w:ascii="Arial" w:eastAsia="Arial" w:hAnsi="Arial" w:cs="Arial"/>
          <w:sz w:val="24"/>
          <w:szCs w:val="24"/>
        </w:rPr>
        <w:t xml:space="preserve">         </w:t>
      </w:r>
      <w:r w:rsidR="009B4C5C">
        <w:rPr>
          <w:noProof/>
        </w:rPr>
        <w:drawing>
          <wp:inline distT="0" distB="0" distL="0" distR="0" wp14:anchorId="6FD6EFE8" wp14:editId="7475395B">
            <wp:extent cx="1419050" cy="2701507"/>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Inicial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3022" cy="2766181"/>
                    </a:xfrm>
                    <a:prstGeom prst="rect">
                      <a:avLst/>
                    </a:prstGeom>
                  </pic:spPr>
                </pic:pic>
              </a:graphicData>
            </a:graphic>
          </wp:inline>
        </w:drawing>
      </w:r>
    </w:p>
    <w:p w14:paraId="0A5F51D3" w14:textId="77777777" w:rsidR="00201E9C" w:rsidRPr="00981CE9" w:rsidRDefault="00201E9C">
      <w:pPr>
        <w:ind w:firstLine="720"/>
        <w:jc w:val="center"/>
        <w:rPr>
          <w:rFonts w:ascii="Arial" w:eastAsia="Arial" w:hAnsi="Arial" w:cs="Arial"/>
          <w:sz w:val="24"/>
          <w:szCs w:val="24"/>
        </w:rPr>
      </w:pPr>
    </w:p>
    <w:p w14:paraId="65D9DAB5" w14:textId="077F037A" w:rsidR="002F52B7" w:rsidRPr="00981CE9" w:rsidRDefault="003A6F68" w:rsidP="00201E9C">
      <w:pPr>
        <w:jc w:val="center"/>
        <w:rPr>
          <w:rFonts w:ascii="Arial" w:eastAsia="Arial" w:hAnsi="Arial" w:cs="Arial"/>
          <w:sz w:val="24"/>
          <w:szCs w:val="24"/>
        </w:rPr>
      </w:pPr>
      <w:r w:rsidRPr="00981CE9">
        <w:rPr>
          <w:rFonts w:ascii="Arial" w:eastAsia="Arial" w:hAnsi="Arial" w:cs="Arial"/>
          <w:sz w:val="24"/>
          <w:szCs w:val="24"/>
        </w:rPr>
        <w:t>Fonte: Do próprio autor, 20</w:t>
      </w:r>
      <w:r w:rsidR="009B4C5C" w:rsidRPr="00981CE9">
        <w:rPr>
          <w:rFonts w:ascii="Arial" w:eastAsia="Arial" w:hAnsi="Arial" w:cs="Arial"/>
          <w:sz w:val="24"/>
          <w:szCs w:val="24"/>
        </w:rPr>
        <w:t>2</w:t>
      </w:r>
      <w:r w:rsidRPr="00981CE9">
        <w:rPr>
          <w:rFonts w:ascii="Arial" w:eastAsia="Arial" w:hAnsi="Arial" w:cs="Arial"/>
          <w:sz w:val="24"/>
          <w:szCs w:val="24"/>
        </w:rPr>
        <w:t>5.</w:t>
      </w:r>
    </w:p>
    <w:p w14:paraId="120C4E94" w14:textId="77777777" w:rsidR="002F52B7" w:rsidRPr="0072005C" w:rsidRDefault="002F52B7">
      <w:pPr>
        <w:ind w:firstLine="720"/>
        <w:jc w:val="center"/>
        <w:rPr>
          <w:rFonts w:ascii="Arial" w:eastAsia="Arial" w:hAnsi="Arial" w:cs="Arial"/>
          <w:b/>
          <w:sz w:val="24"/>
          <w:szCs w:val="24"/>
        </w:rPr>
      </w:pPr>
    </w:p>
    <w:p w14:paraId="42AFC42D" w14:textId="13617DCA" w:rsidR="002F52B7" w:rsidRPr="0072005C" w:rsidRDefault="0072005C" w:rsidP="00C81670">
      <w:pPr>
        <w:pStyle w:val="Legenda"/>
        <w:ind w:firstLine="720"/>
        <w:rPr>
          <w:rFonts w:ascii="Arial" w:eastAsia="Arial" w:hAnsi="Arial" w:cs="Arial"/>
          <w:b/>
          <w:i w:val="0"/>
          <w:color w:val="auto"/>
          <w:sz w:val="24"/>
          <w:szCs w:val="24"/>
        </w:rPr>
      </w:pPr>
      <w:bookmarkStart w:id="24" w:name="_Toc212809253"/>
      <w:r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4</w:t>
      </w:r>
      <w:r w:rsidR="00C91EF6">
        <w:rPr>
          <w:rFonts w:ascii="Arial" w:hAnsi="Arial" w:cs="Arial"/>
          <w:b/>
          <w:i w:val="0"/>
          <w:color w:val="auto"/>
          <w:sz w:val="24"/>
          <w:szCs w:val="24"/>
        </w:rPr>
        <w:fldChar w:fldCharType="end"/>
      </w:r>
      <w:r w:rsidRPr="0072005C">
        <w:rPr>
          <w:rFonts w:ascii="Arial" w:hAnsi="Arial" w:cs="Arial"/>
          <w:b/>
          <w:i w:val="0"/>
          <w:color w:val="auto"/>
          <w:sz w:val="24"/>
          <w:szCs w:val="24"/>
        </w:rPr>
        <w:t xml:space="preserve"> - Tela de Alerta</w:t>
      </w:r>
      <w:bookmarkEnd w:id="24"/>
    </w:p>
    <w:p w14:paraId="271CA723" w14:textId="05D2B10C" w:rsidR="002F52B7" w:rsidRPr="00981CE9" w:rsidRDefault="003A6F68" w:rsidP="005E5F1E">
      <w:pPr>
        <w:jc w:val="center"/>
        <w:rPr>
          <w:rFonts w:ascii="Arial" w:eastAsia="Arial" w:hAnsi="Arial" w:cs="Arial"/>
          <w:sz w:val="24"/>
          <w:szCs w:val="24"/>
        </w:rPr>
      </w:pPr>
      <w:r>
        <w:rPr>
          <w:noProof/>
        </w:rPr>
        <w:lastRenderedPageBreak/>
        <w:drawing>
          <wp:inline distT="0" distB="0" distL="0" distR="0" wp14:anchorId="7CA759AD" wp14:editId="32DF50C6">
            <wp:extent cx="1549713" cy="2847340"/>
            <wp:effectExtent l="0" t="0" r="0" b="0"/>
            <wp:docPr id="21" name="image7.jpg"/>
            <wp:cNvGraphicFramePr/>
            <a:graphic xmlns:a="http://schemas.openxmlformats.org/drawingml/2006/main">
              <a:graphicData uri="http://schemas.openxmlformats.org/drawingml/2006/picture">
                <pic:pic xmlns:pic="http://schemas.openxmlformats.org/drawingml/2006/picture">
                  <pic:nvPicPr>
                    <pic:cNvPr id="0" name="image7.jpg" descr="presenca"/>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1549713" cy="2847340"/>
                    </a:xfrm>
                    <a:prstGeom prst="rect">
                      <a:avLst/>
                    </a:prstGeom>
                    <a:ln/>
                  </pic:spPr>
                </pic:pic>
              </a:graphicData>
            </a:graphic>
          </wp:inline>
        </w:drawing>
      </w:r>
    </w:p>
    <w:p w14:paraId="126E6A0A" w14:textId="77777777" w:rsidR="00201E9C" w:rsidRPr="00981CE9" w:rsidRDefault="00201E9C" w:rsidP="00201E9C">
      <w:pPr>
        <w:ind w:firstLine="720"/>
        <w:rPr>
          <w:rFonts w:ascii="Arial" w:eastAsia="Arial" w:hAnsi="Arial" w:cs="Arial"/>
          <w:sz w:val="24"/>
          <w:szCs w:val="24"/>
        </w:rPr>
      </w:pPr>
    </w:p>
    <w:p w14:paraId="55F1BB11" w14:textId="30E6B5A2" w:rsidR="002F52B7" w:rsidRPr="00981CE9" w:rsidRDefault="00201E9C" w:rsidP="00201E9C">
      <w:pPr>
        <w:jc w:val="center"/>
        <w:rPr>
          <w:rFonts w:ascii="Arial" w:eastAsia="Arial" w:hAnsi="Arial" w:cs="Arial"/>
          <w:sz w:val="24"/>
          <w:szCs w:val="24"/>
        </w:rPr>
      </w:pPr>
      <w:r w:rsidRPr="00981CE9">
        <w:rPr>
          <w:rFonts w:ascii="Arial" w:eastAsia="Arial" w:hAnsi="Arial" w:cs="Arial"/>
          <w:sz w:val="24"/>
          <w:szCs w:val="24"/>
        </w:rPr>
        <w:t xml:space="preserve"> </w:t>
      </w:r>
      <w:r w:rsidR="003A6F68" w:rsidRPr="00981CE9">
        <w:rPr>
          <w:rFonts w:ascii="Arial" w:eastAsia="Arial" w:hAnsi="Arial" w:cs="Arial"/>
          <w:sz w:val="24"/>
          <w:szCs w:val="24"/>
        </w:rPr>
        <w:t>Fonte: Do próprio autor, 20</w:t>
      </w:r>
      <w:r w:rsidR="009B4C5C" w:rsidRPr="00981CE9">
        <w:rPr>
          <w:rFonts w:ascii="Arial" w:eastAsia="Arial" w:hAnsi="Arial" w:cs="Arial"/>
          <w:sz w:val="24"/>
          <w:szCs w:val="24"/>
        </w:rPr>
        <w:t>2</w:t>
      </w:r>
      <w:r w:rsidR="003A6F68" w:rsidRPr="00981CE9">
        <w:rPr>
          <w:rFonts w:ascii="Arial" w:eastAsia="Arial" w:hAnsi="Arial" w:cs="Arial"/>
          <w:sz w:val="24"/>
          <w:szCs w:val="24"/>
        </w:rPr>
        <w:t>5.</w:t>
      </w:r>
    </w:p>
    <w:p w14:paraId="36240FFB" w14:textId="77777777" w:rsidR="009B4C5C" w:rsidRPr="00981CE9" w:rsidRDefault="009B4C5C">
      <w:pPr>
        <w:rPr>
          <w:rFonts w:ascii="Arial" w:eastAsia="Arial" w:hAnsi="Arial" w:cs="Arial"/>
          <w:sz w:val="24"/>
          <w:szCs w:val="24"/>
        </w:rPr>
      </w:pPr>
    </w:p>
    <w:p w14:paraId="34F261DF" w14:textId="51A1890B" w:rsidR="009B4C5C" w:rsidRPr="00981CE9" w:rsidRDefault="009B4C5C">
      <w:pPr>
        <w:rPr>
          <w:rFonts w:ascii="Arial" w:eastAsia="Arial" w:hAnsi="Arial" w:cs="Arial"/>
          <w:sz w:val="24"/>
          <w:szCs w:val="24"/>
        </w:rPr>
      </w:pPr>
    </w:p>
    <w:p w14:paraId="4A5630CF" w14:textId="3661C5FD" w:rsidR="009B4C5C" w:rsidRPr="0072005C" w:rsidRDefault="009B4C5C" w:rsidP="0072005C">
      <w:pPr>
        <w:pStyle w:val="Legenda"/>
        <w:rPr>
          <w:rFonts w:ascii="Arial" w:eastAsia="Arial" w:hAnsi="Arial" w:cs="Arial"/>
          <w:b/>
          <w:i w:val="0"/>
          <w:sz w:val="24"/>
          <w:szCs w:val="24"/>
        </w:rPr>
      </w:pPr>
      <w:r w:rsidRPr="00981CE9">
        <w:rPr>
          <w:rFonts w:ascii="Arial" w:eastAsia="Arial" w:hAnsi="Arial" w:cs="Arial"/>
          <w:sz w:val="24"/>
          <w:szCs w:val="24"/>
        </w:rPr>
        <w:tab/>
      </w:r>
      <w:bookmarkStart w:id="25" w:name="_Toc212809254"/>
      <w:r w:rsidR="0072005C"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5</w:t>
      </w:r>
      <w:r w:rsidR="00C91EF6">
        <w:rPr>
          <w:rFonts w:ascii="Arial" w:hAnsi="Arial" w:cs="Arial"/>
          <w:b/>
          <w:i w:val="0"/>
          <w:color w:val="auto"/>
          <w:sz w:val="24"/>
          <w:szCs w:val="24"/>
        </w:rPr>
        <w:fldChar w:fldCharType="end"/>
      </w:r>
      <w:r w:rsidR="0072005C" w:rsidRPr="0072005C">
        <w:rPr>
          <w:rFonts w:ascii="Arial" w:hAnsi="Arial" w:cs="Arial"/>
          <w:b/>
          <w:i w:val="0"/>
          <w:color w:val="auto"/>
          <w:sz w:val="24"/>
          <w:szCs w:val="24"/>
        </w:rPr>
        <w:t xml:space="preserve"> - Tela Registro de Alertas</w:t>
      </w:r>
      <w:bookmarkEnd w:id="25"/>
    </w:p>
    <w:p w14:paraId="163AF878" w14:textId="77777777" w:rsidR="009B4C5C" w:rsidRPr="00981CE9" w:rsidRDefault="009B4C5C">
      <w:pPr>
        <w:rPr>
          <w:rFonts w:ascii="Arial" w:eastAsia="Arial" w:hAnsi="Arial" w:cs="Arial"/>
          <w:sz w:val="24"/>
          <w:szCs w:val="24"/>
        </w:rPr>
      </w:pPr>
    </w:p>
    <w:p w14:paraId="736A6C5C" w14:textId="70AB8FCB" w:rsidR="009B4C5C" w:rsidRPr="00981CE9" w:rsidRDefault="009B4C5C"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62E214F7" wp14:editId="53B1A22B">
            <wp:extent cx="1566000" cy="28476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aNotifAlerta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6000" cy="2847600"/>
                    </a:xfrm>
                    <a:prstGeom prst="rect">
                      <a:avLst/>
                    </a:prstGeom>
                  </pic:spPr>
                </pic:pic>
              </a:graphicData>
            </a:graphic>
          </wp:inline>
        </w:drawing>
      </w:r>
    </w:p>
    <w:p w14:paraId="00B85776" w14:textId="77777777" w:rsidR="00201E9C" w:rsidRPr="00981CE9" w:rsidRDefault="00201E9C" w:rsidP="009B4C5C">
      <w:pPr>
        <w:ind w:left="2880" w:firstLine="720"/>
        <w:rPr>
          <w:rFonts w:ascii="Arial" w:eastAsia="Arial" w:hAnsi="Arial" w:cs="Arial"/>
          <w:sz w:val="24"/>
          <w:szCs w:val="24"/>
        </w:rPr>
      </w:pPr>
    </w:p>
    <w:p w14:paraId="1FA99DE8" w14:textId="0BC71CE1" w:rsidR="009B4C5C" w:rsidRPr="00981CE9" w:rsidRDefault="009B4C5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3384CCBA" w14:textId="77777777" w:rsidR="009B4C5C" w:rsidRPr="00981CE9" w:rsidRDefault="009B4C5C" w:rsidP="009B4C5C">
      <w:pPr>
        <w:rPr>
          <w:rFonts w:ascii="Arial" w:eastAsia="Arial" w:hAnsi="Arial" w:cs="Arial"/>
          <w:sz w:val="24"/>
          <w:szCs w:val="24"/>
        </w:rPr>
      </w:pPr>
    </w:p>
    <w:p w14:paraId="42E911AD" w14:textId="77777777" w:rsidR="009B4C5C" w:rsidRPr="0072005C" w:rsidRDefault="009B4C5C">
      <w:pPr>
        <w:rPr>
          <w:rFonts w:ascii="Arial" w:eastAsia="Arial" w:hAnsi="Arial" w:cs="Arial"/>
          <w:b/>
          <w:sz w:val="24"/>
          <w:szCs w:val="24"/>
        </w:rPr>
      </w:pPr>
    </w:p>
    <w:p w14:paraId="75FBE423" w14:textId="11A93446" w:rsidR="002F52B7" w:rsidRPr="0072005C" w:rsidRDefault="009B4C5C" w:rsidP="0072005C">
      <w:pPr>
        <w:pStyle w:val="Legenda"/>
        <w:rPr>
          <w:rFonts w:ascii="Arial" w:eastAsia="Arial" w:hAnsi="Arial" w:cs="Arial"/>
          <w:b/>
          <w:i w:val="0"/>
          <w:color w:val="auto"/>
          <w:sz w:val="24"/>
          <w:szCs w:val="24"/>
        </w:rPr>
      </w:pPr>
      <w:r w:rsidRPr="0072005C">
        <w:rPr>
          <w:rFonts w:ascii="Arial" w:eastAsia="Arial" w:hAnsi="Arial" w:cs="Arial"/>
          <w:b/>
          <w:i w:val="0"/>
          <w:color w:val="auto"/>
          <w:sz w:val="24"/>
          <w:szCs w:val="24"/>
        </w:rPr>
        <w:tab/>
      </w:r>
      <w:bookmarkStart w:id="26" w:name="_Toc212809255"/>
      <w:r w:rsidR="0072005C"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6</w:t>
      </w:r>
      <w:r w:rsidR="00C91EF6">
        <w:rPr>
          <w:rFonts w:ascii="Arial" w:hAnsi="Arial" w:cs="Arial"/>
          <w:b/>
          <w:i w:val="0"/>
          <w:color w:val="auto"/>
          <w:sz w:val="24"/>
          <w:szCs w:val="24"/>
        </w:rPr>
        <w:fldChar w:fldCharType="end"/>
      </w:r>
      <w:r w:rsidR="0072005C" w:rsidRPr="0072005C">
        <w:rPr>
          <w:rFonts w:ascii="Arial" w:hAnsi="Arial" w:cs="Arial"/>
          <w:b/>
          <w:i w:val="0"/>
          <w:color w:val="auto"/>
          <w:sz w:val="24"/>
          <w:szCs w:val="24"/>
        </w:rPr>
        <w:t xml:space="preserve"> – Tela Mapa Desaparecidos</w:t>
      </w:r>
      <w:bookmarkEnd w:id="26"/>
    </w:p>
    <w:p w14:paraId="447CE1B0" w14:textId="77777777" w:rsidR="009B4C5C" w:rsidRPr="00981CE9" w:rsidRDefault="009B4C5C">
      <w:pPr>
        <w:rPr>
          <w:rFonts w:ascii="Arial" w:eastAsia="Arial" w:hAnsi="Arial" w:cs="Arial"/>
          <w:sz w:val="24"/>
          <w:szCs w:val="24"/>
        </w:rPr>
      </w:pPr>
    </w:p>
    <w:p w14:paraId="4C07DDCC" w14:textId="5E94ED31" w:rsidR="009B4C5C" w:rsidRPr="00981CE9" w:rsidRDefault="009B4C5C" w:rsidP="00AA0F25">
      <w:pPr>
        <w:jc w:val="center"/>
        <w:rPr>
          <w:rFonts w:ascii="Arial" w:eastAsia="Arial" w:hAnsi="Arial" w:cs="Arial"/>
          <w:sz w:val="24"/>
          <w:szCs w:val="24"/>
        </w:rPr>
      </w:pPr>
      <w:r w:rsidRPr="00981CE9">
        <w:rPr>
          <w:rFonts w:ascii="Arial" w:eastAsia="Arial" w:hAnsi="Arial" w:cs="Arial"/>
          <w:noProof/>
          <w:sz w:val="24"/>
          <w:szCs w:val="24"/>
        </w:rPr>
        <w:lastRenderedPageBreak/>
        <w:drawing>
          <wp:inline distT="0" distB="0" distL="0" distR="0" wp14:anchorId="66FCF275" wp14:editId="29A9F393">
            <wp:extent cx="1465200" cy="2847600"/>
            <wp:effectExtent l="0" t="0" r="190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Map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5200" cy="2847600"/>
                    </a:xfrm>
                    <a:prstGeom prst="rect">
                      <a:avLst/>
                    </a:prstGeom>
                  </pic:spPr>
                </pic:pic>
              </a:graphicData>
            </a:graphic>
          </wp:inline>
        </w:drawing>
      </w:r>
    </w:p>
    <w:p w14:paraId="5F725223" w14:textId="77777777" w:rsidR="00201E9C" w:rsidRPr="00981CE9" w:rsidRDefault="00201E9C">
      <w:pPr>
        <w:rPr>
          <w:rFonts w:ascii="Arial" w:eastAsia="Arial" w:hAnsi="Arial" w:cs="Arial"/>
          <w:sz w:val="24"/>
          <w:szCs w:val="24"/>
        </w:rPr>
      </w:pPr>
    </w:p>
    <w:p w14:paraId="67956FA2" w14:textId="63AD55F2" w:rsidR="009B4C5C" w:rsidRPr="00981CE9" w:rsidRDefault="009B4C5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7AEBE288" w14:textId="77777777" w:rsidR="009B4C5C" w:rsidRPr="00981CE9" w:rsidRDefault="009B4C5C">
      <w:pPr>
        <w:rPr>
          <w:rFonts w:ascii="Arial" w:eastAsia="Arial" w:hAnsi="Arial" w:cs="Arial"/>
          <w:sz w:val="24"/>
          <w:szCs w:val="24"/>
        </w:rPr>
      </w:pPr>
    </w:p>
    <w:p w14:paraId="04B1B8F8" w14:textId="16553B37" w:rsidR="009B4C5C" w:rsidRPr="00981CE9" w:rsidRDefault="009B4C5C">
      <w:pPr>
        <w:rPr>
          <w:rFonts w:ascii="Arial" w:eastAsia="Arial" w:hAnsi="Arial" w:cs="Arial"/>
          <w:sz w:val="24"/>
          <w:szCs w:val="24"/>
        </w:rPr>
      </w:pPr>
    </w:p>
    <w:p w14:paraId="4776E081" w14:textId="031292C8" w:rsidR="009B4C5C" w:rsidRPr="0072005C" w:rsidRDefault="009B4C5C" w:rsidP="0072005C">
      <w:pPr>
        <w:pStyle w:val="Legenda"/>
        <w:rPr>
          <w:rFonts w:ascii="Arial" w:eastAsia="Arial" w:hAnsi="Arial" w:cs="Arial"/>
          <w:b/>
          <w:i w:val="0"/>
          <w:sz w:val="24"/>
          <w:szCs w:val="24"/>
        </w:rPr>
      </w:pPr>
      <w:r w:rsidRPr="00981CE9">
        <w:rPr>
          <w:rFonts w:ascii="Arial" w:eastAsia="Arial" w:hAnsi="Arial" w:cs="Arial"/>
          <w:sz w:val="24"/>
          <w:szCs w:val="24"/>
        </w:rPr>
        <w:tab/>
      </w:r>
      <w:bookmarkStart w:id="27" w:name="_Toc212809256"/>
      <w:r w:rsidR="0072005C"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7</w:t>
      </w:r>
      <w:r w:rsidR="00C91EF6">
        <w:rPr>
          <w:rFonts w:ascii="Arial" w:hAnsi="Arial" w:cs="Arial"/>
          <w:b/>
          <w:i w:val="0"/>
          <w:color w:val="auto"/>
          <w:sz w:val="24"/>
          <w:szCs w:val="24"/>
        </w:rPr>
        <w:fldChar w:fldCharType="end"/>
      </w:r>
      <w:r w:rsidR="0072005C" w:rsidRPr="0072005C">
        <w:rPr>
          <w:rFonts w:ascii="Arial" w:hAnsi="Arial" w:cs="Arial"/>
          <w:b/>
          <w:i w:val="0"/>
          <w:color w:val="auto"/>
          <w:sz w:val="24"/>
          <w:szCs w:val="24"/>
        </w:rPr>
        <w:t xml:space="preserve"> – Tela Mapa Desaparecidos</w:t>
      </w:r>
      <w:bookmarkEnd w:id="27"/>
      <w:r w:rsidRPr="0072005C">
        <w:rPr>
          <w:rFonts w:ascii="Arial" w:eastAsia="Arial" w:hAnsi="Arial" w:cs="Arial"/>
          <w:b/>
          <w:i w:val="0"/>
          <w:sz w:val="24"/>
          <w:szCs w:val="24"/>
        </w:rPr>
        <w:tab/>
      </w:r>
      <w:r w:rsidRPr="0072005C">
        <w:rPr>
          <w:rFonts w:ascii="Arial" w:eastAsia="Arial" w:hAnsi="Arial" w:cs="Arial"/>
          <w:b/>
          <w:i w:val="0"/>
          <w:sz w:val="24"/>
          <w:szCs w:val="24"/>
        </w:rPr>
        <w:tab/>
      </w:r>
    </w:p>
    <w:p w14:paraId="63CC492F" w14:textId="1DD2E3F1" w:rsidR="009B4C5C" w:rsidRPr="00981CE9" w:rsidRDefault="009B4C5C"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3948C43A" wp14:editId="7DF993FE">
            <wp:extent cx="1494000" cy="28476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laMapaOrbita.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4000" cy="2847600"/>
                    </a:xfrm>
                    <a:prstGeom prst="rect">
                      <a:avLst/>
                    </a:prstGeom>
                  </pic:spPr>
                </pic:pic>
              </a:graphicData>
            </a:graphic>
          </wp:inline>
        </w:drawing>
      </w:r>
    </w:p>
    <w:p w14:paraId="3E7F5118" w14:textId="77777777" w:rsidR="00201E9C" w:rsidRPr="00981CE9" w:rsidRDefault="00201E9C" w:rsidP="009B4C5C">
      <w:pPr>
        <w:ind w:left="2880" w:firstLine="720"/>
        <w:rPr>
          <w:rFonts w:ascii="Arial" w:eastAsia="Arial" w:hAnsi="Arial" w:cs="Arial"/>
          <w:sz w:val="24"/>
          <w:szCs w:val="24"/>
        </w:rPr>
      </w:pPr>
    </w:p>
    <w:p w14:paraId="2D3F0BEC" w14:textId="50B44DF7" w:rsidR="002F52B7" w:rsidRPr="00981CE9" w:rsidRDefault="009B4C5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389B5369" w14:textId="77777777" w:rsidR="00201E9C" w:rsidRPr="00981CE9" w:rsidRDefault="00201E9C">
      <w:pPr>
        <w:rPr>
          <w:rFonts w:ascii="Arial" w:eastAsia="Arial" w:hAnsi="Arial" w:cs="Arial"/>
          <w:sz w:val="24"/>
          <w:szCs w:val="24"/>
        </w:rPr>
      </w:pPr>
    </w:p>
    <w:p w14:paraId="21AF92B4" w14:textId="679BB66A" w:rsidR="009B4C5C" w:rsidRPr="00981CE9" w:rsidRDefault="009B4C5C">
      <w:pPr>
        <w:rPr>
          <w:rFonts w:ascii="Arial" w:eastAsia="Arial" w:hAnsi="Arial" w:cs="Arial"/>
          <w:sz w:val="24"/>
          <w:szCs w:val="24"/>
        </w:rPr>
      </w:pPr>
    </w:p>
    <w:p w14:paraId="5BB1F518" w14:textId="6D33D461" w:rsidR="009B4C5C" w:rsidRPr="0072005C" w:rsidRDefault="009B4C5C" w:rsidP="0072005C">
      <w:pPr>
        <w:pStyle w:val="Legenda"/>
        <w:rPr>
          <w:rFonts w:ascii="Arial" w:eastAsia="Arial" w:hAnsi="Arial" w:cs="Arial"/>
          <w:b/>
          <w:i w:val="0"/>
          <w:color w:val="auto"/>
          <w:sz w:val="24"/>
          <w:szCs w:val="24"/>
        </w:rPr>
      </w:pPr>
      <w:r w:rsidRPr="0072005C">
        <w:rPr>
          <w:rFonts w:ascii="Arial" w:eastAsia="Arial" w:hAnsi="Arial" w:cs="Arial"/>
          <w:b/>
          <w:i w:val="0"/>
          <w:color w:val="auto"/>
          <w:sz w:val="24"/>
          <w:szCs w:val="24"/>
        </w:rPr>
        <w:tab/>
      </w:r>
      <w:bookmarkStart w:id="28" w:name="_Toc212809257"/>
      <w:r w:rsidR="0072005C"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8</w:t>
      </w:r>
      <w:r w:rsidR="00C91EF6">
        <w:rPr>
          <w:rFonts w:ascii="Arial" w:hAnsi="Arial" w:cs="Arial"/>
          <w:b/>
          <w:i w:val="0"/>
          <w:color w:val="auto"/>
          <w:sz w:val="24"/>
          <w:szCs w:val="24"/>
        </w:rPr>
        <w:fldChar w:fldCharType="end"/>
      </w:r>
      <w:r w:rsidR="0072005C" w:rsidRPr="0072005C">
        <w:rPr>
          <w:rFonts w:ascii="Arial" w:hAnsi="Arial" w:cs="Arial"/>
          <w:b/>
          <w:i w:val="0"/>
          <w:color w:val="auto"/>
          <w:sz w:val="24"/>
          <w:szCs w:val="24"/>
        </w:rPr>
        <w:t xml:space="preserve">  – Tela Desaparecidos</w:t>
      </w:r>
      <w:bookmarkEnd w:id="28"/>
      <w:r w:rsidRPr="0072005C">
        <w:rPr>
          <w:rFonts w:ascii="Arial" w:eastAsia="Arial" w:hAnsi="Arial" w:cs="Arial"/>
          <w:b/>
          <w:i w:val="0"/>
          <w:color w:val="auto"/>
          <w:sz w:val="24"/>
          <w:szCs w:val="24"/>
        </w:rPr>
        <w:t xml:space="preserve"> </w:t>
      </w:r>
    </w:p>
    <w:p w14:paraId="2EC85F5E" w14:textId="77777777" w:rsidR="009B4C5C" w:rsidRPr="00981CE9" w:rsidRDefault="009B4C5C">
      <w:pPr>
        <w:rPr>
          <w:rFonts w:ascii="Arial" w:eastAsia="Arial" w:hAnsi="Arial" w:cs="Arial"/>
          <w:sz w:val="24"/>
          <w:szCs w:val="24"/>
        </w:rPr>
      </w:pPr>
    </w:p>
    <w:p w14:paraId="2FDEBB3E" w14:textId="566AE9B7" w:rsidR="009B4C5C" w:rsidRPr="00981CE9" w:rsidRDefault="009B4C5C" w:rsidP="00AA0F25">
      <w:pPr>
        <w:jc w:val="center"/>
        <w:rPr>
          <w:rFonts w:ascii="Arial" w:eastAsia="Arial" w:hAnsi="Arial" w:cs="Arial"/>
          <w:sz w:val="24"/>
          <w:szCs w:val="24"/>
        </w:rPr>
      </w:pPr>
      <w:r w:rsidRPr="00981CE9">
        <w:rPr>
          <w:rFonts w:ascii="Arial" w:eastAsia="Arial" w:hAnsi="Arial" w:cs="Arial"/>
          <w:noProof/>
          <w:sz w:val="24"/>
          <w:szCs w:val="24"/>
        </w:rPr>
        <w:lastRenderedPageBreak/>
        <w:drawing>
          <wp:inline distT="0" distB="0" distL="0" distR="0" wp14:anchorId="0C8A0ED1" wp14:editId="6FEC3970">
            <wp:extent cx="1551600" cy="28476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laDesaparecido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1600" cy="2847600"/>
                    </a:xfrm>
                    <a:prstGeom prst="rect">
                      <a:avLst/>
                    </a:prstGeom>
                  </pic:spPr>
                </pic:pic>
              </a:graphicData>
            </a:graphic>
          </wp:inline>
        </w:drawing>
      </w:r>
    </w:p>
    <w:p w14:paraId="7DFF44AC" w14:textId="4D0D0992" w:rsidR="009B4C5C" w:rsidRPr="00981CE9" w:rsidRDefault="009B4C5C">
      <w:pPr>
        <w:rPr>
          <w:rFonts w:ascii="Arial" w:eastAsia="Arial" w:hAnsi="Arial" w:cs="Arial"/>
          <w:sz w:val="24"/>
          <w:szCs w:val="24"/>
        </w:rPr>
      </w:pPr>
    </w:p>
    <w:p w14:paraId="0835140A" w14:textId="301FE076" w:rsidR="009B4C5C" w:rsidRPr="00981CE9" w:rsidRDefault="009B4C5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1E3B5880" w14:textId="65BEFACB" w:rsidR="00201E9C" w:rsidRPr="00981CE9" w:rsidRDefault="00201E9C">
      <w:pPr>
        <w:rPr>
          <w:rFonts w:ascii="Arial" w:eastAsia="Arial" w:hAnsi="Arial" w:cs="Arial"/>
          <w:sz w:val="24"/>
          <w:szCs w:val="24"/>
        </w:rPr>
      </w:pPr>
    </w:p>
    <w:p w14:paraId="6AA824D8" w14:textId="72D2064B" w:rsidR="00201E9C" w:rsidRPr="00981CE9" w:rsidRDefault="00201E9C">
      <w:pPr>
        <w:rPr>
          <w:rFonts w:ascii="Arial" w:eastAsia="Arial" w:hAnsi="Arial" w:cs="Arial"/>
          <w:sz w:val="24"/>
          <w:szCs w:val="24"/>
        </w:rPr>
      </w:pPr>
      <w:r w:rsidRPr="00981CE9">
        <w:rPr>
          <w:rFonts w:ascii="Arial" w:eastAsia="Arial" w:hAnsi="Arial" w:cs="Arial"/>
          <w:sz w:val="24"/>
          <w:szCs w:val="24"/>
        </w:rPr>
        <w:tab/>
      </w:r>
    </w:p>
    <w:p w14:paraId="7E48556A" w14:textId="48B19C4C" w:rsidR="00201E9C" w:rsidRPr="0072005C" w:rsidRDefault="00201E9C" w:rsidP="0072005C">
      <w:pPr>
        <w:pStyle w:val="Legenda"/>
        <w:rPr>
          <w:rFonts w:ascii="Arial" w:eastAsia="Arial" w:hAnsi="Arial" w:cs="Arial"/>
          <w:b/>
          <w:i w:val="0"/>
          <w:sz w:val="24"/>
          <w:szCs w:val="24"/>
        </w:rPr>
      </w:pPr>
      <w:r w:rsidRPr="00981CE9">
        <w:rPr>
          <w:rFonts w:ascii="Arial" w:eastAsia="Arial" w:hAnsi="Arial" w:cs="Arial"/>
          <w:sz w:val="24"/>
          <w:szCs w:val="24"/>
        </w:rPr>
        <w:tab/>
      </w:r>
      <w:bookmarkStart w:id="29" w:name="_Toc212809258"/>
      <w:r w:rsidR="0072005C" w:rsidRPr="0072005C">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9</w:t>
      </w:r>
      <w:r w:rsidR="00C91EF6">
        <w:rPr>
          <w:rFonts w:ascii="Arial" w:hAnsi="Arial" w:cs="Arial"/>
          <w:b/>
          <w:i w:val="0"/>
          <w:color w:val="auto"/>
          <w:sz w:val="24"/>
          <w:szCs w:val="24"/>
        </w:rPr>
        <w:fldChar w:fldCharType="end"/>
      </w:r>
      <w:r w:rsidR="0072005C" w:rsidRPr="0072005C">
        <w:rPr>
          <w:rFonts w:ascii="Arial" w:hAnsi="Arial" w:cs="Arial"/>
          <w:b/>
          <w:i w:val="0"/>
          <w:color w:val="auto"/>
          <w:sz w:val="24"/>
          <w:szCs w:val="24"/>
        </w:rPr>
        <w:t xml:space="preserve"> – Tela Detalhes Desaparecido</w:t>
      </w:r>
      <w:bookmarkEnd w:id="29"/>
    </w:p>
    <w:p w14:paraId="1DD156A9" w14:textId="647E6C07" w:rsidR="00201E9C" w:rsidRPr="00981CE9" w:rsidRDefault="00201E9C">
      <w:pPr>
        <w:rPr>
          <w:rFonts w:ascii="Arial" w:eastAsia="Arial" w:hAnsi="Arial" w:cs="Arial"/>
          <w:sz w:val="24"/>
          <w:szCs w:val="24"/>
        </w:rPr>
      </w:pPr>
      <w:r w:rsidRPr="00981CE9">
        <w:rPr>
          <w:rFonts w:ascii="Arial" w:eastAsia="Arial" w:hAnsi="Arial" w:cs="Arial"/>
          <w:sz w:val="24"/>
          <w:szCs w:val="24"/>
        </w:rPr>
        <w:tab/>
      </w:r>
      <w:r w:rsidRPr="00981CE9">
        <w:rPr>
          <w:rFonts w:ascii="Arial" w:eastAsia="Arial" w:hAnsi="Arial" w:cs="Arial"/>
          <w:sz w:val="24"/>
          <w:szCs w:val="24"/>
        </w:rPr>
        <w:tab/>
      </w:r>
      <w:r w:rsidRPr="00981CE9">
        <w:rPr>
          <w:rFonts w:ascii="Arial" w:eastAsia="Arial" w:hAnsi="Arial" w:cs="Arial"/>
          <w:sz w:val="24"/>
          <w:szCs w:val="24"/>
        </w:rPr>
        <w:tab/>
      </w:r>
      <w:r w:rsidRPr="00981CE9">
        <w:rPr>
          <w:rFonts w:ascii="Arial" w:eastAsia="Arial" w:hAnsi="Arial" w:cs="Arial"/>
          <w:sz w:val="24"/>
          <w:szCs w:val="24"/>
        </w:rPr>
        <w:tab/>
      </w:r>
      <w:r w:rsidRPr="00981CE9">
        <w:rPr>
          <w:rFonts w:ascii="Arial" w:eastAsia="Arial" w:hAnsi="Arial" w:cs="Arial"/>
          <w:sz w:val="24"/>
          <w:szCs w:val="24"/>
        </w:rPr>
        <w:tab/>
      </w:r>
    </w:p>
    <w:p w14:paraId="61032D3F" w14:textId="008DAE78" w:rsidR="00201E9C" w:rsidRPr="00981CE9" w:rsidRDefault="00201E9C"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34B63CBE" wp14:editId="442CFF8A">
            <wp:extent cx="1558800" cy="2847600"/>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laDesaparecid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8800" cy="2847600"/>
                    </a:xfrm>
                    <a:prstGeom prst="rect">
                      <a:avLst/>
                    </a:prstGeom>
                  </pic:spPr>
                </pic:pic>
              </a:graphicData>
            </a:graphic>
          </wp:inline>
        </w:drawing>
      </w:r>
    </w:p>
    <w:p w14:paraId="2A9EB910" w14:textId="77777777" w:rsidR="00201E9C" w:rsidRPr="00981CE9" w:rsidRDefault="00201E9C">
      <w:pPr>
        <w:rPr>
          <w:rFonts w:ascii="Arial" w:eastAsia="Arial" w:hAnsi="Arial" w:cs="Arial"/>
          <w:sz w:val="24"/>
          <w:szCs w:val="24"/>
        </w:rPr>
      </w:pPr>
    </w:p>
    <w:p w14:paraId="75CF4315" w14:textId="51F2DFA4" w:rsidR="002F52B7" w:rsidRPr="00981CE9" w:rsidRDefault="00201E9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3A4CB3BE" w14:textId="2B984C27" w:rsidR="00201E9C" w:rsidRPr="00981CE9" w:rsidRDefault="00201E9C">
      <w:pPr>
        <w:rPr>
          <w:rFonts w:ascii="Arial" w:eastAsia="Arial" w:hAnsi="Arial" w:cs="Arial"/>
          <w:sz w:val="24"/>
          <w:szCs w:val="24"/>
        </w:rPr>
      </w:pPr>
    </w:p>
    <w:p w14:paraId="0CAE3CA1" w14:textId="13589268" w:rsidR="00201E9C" w:rsidRPr="00981CE9" w:rsidRDefault="00201E9C">
      <w:pPr>
        <w:rPr>
          <w:rFonts w:ascii="Arial" w:eastAsia="Arial" w:hAnsi="Arial" w:cs="Arial"/>
          <w:sz w:val="24"/>
          <w:szCs w:val="24"/>
        </w:rPr>
      </w:pPr>
    </w:p>
    <w:p w14:paraId="6AD12E99" w14:textId="77777777" w:rsidR="00A9560D" w:rsidRDefault="00201E9C" w:rsidP="00A9560D">
      <w:pPr>
        <w:pStyle w:val="Legenda"/>
        <w:rPr>
          <w:rFonts w:ascii="Arial" w:eastAsia="Arial" w:hAnsi="Arial" w:cs="Arial"/>
          <w:sz w:val="24"/>
          <w:szCs w:val="24"/>
        </w:rPr>
      </w:pPr>
      <w:r w:rsidRPr="00981CE9">
        <w:rPr>
          <w:rFonts w:ascii="Arial" w:eastAsia="Arial" w:hAnsi="Arial" w:cs="Arial"/>
          <w:sz w:val="24"/>
          <w:szCs w:val="24"/>
        </w:rPr>
        <w:tab/>
      </w:r>
    </w:p>
    <w:p w14:paraId="69FE1A2F" w14:textId="77777777" w:rsidR="00A9560D" w:rsidRDefault="00A9560D" w:rsidP="00A9560D">
      <w:pPr>
        <w:pStyle w:val="Legenda"/>
        <w:rPr>
          <w:rFonts w:ascii="Arial" w:hAnsi="Arial" w:cs="Arial"/>
          <w:b/>
          <w:i w:val="0"/>
          <w:color w:val="auto"/>
          <w:sz w:val="24"/>
          <w:szCs w:val="24"/>
        </w:rPr>
      </w:pPr>
    </w:p>
    <w:p w14:paraId="1EFB8967" w14:textId="77777777" w:rsidR="00A9560D" w:rsidRDefault="00A9560D" w:rsidP="00A9560D">
      <w:pPr>
        <w:pStyle w:val="Legenda"/>
        <w:rPr>
          <w:rFonts w:ascii="Arial" w:hAnsi="Arial" w:cs="Arial"/>
          <w:b/>
          <w:i w:val="0"/>
          <w:color w:val="auto"/>
          <w:sz w:val="24"/>
          <w:szCs w:val="24"/>
        </w:rPr>
      </w:pPr>
    </w:p>
    <w:p w14:paraId="27B90054" w14:textId="048ABD14" w:rsidR="00201E9C" w:rsidRPr="00A9560D" w:rsidRDefault="0072005C" w:rsidP="00A9560D">
      <w:pPr>
        <w:pStyle w:val="Legenda"/>
        <w:ind w:firstLine="720"/>
        <w:rPr>
          <w:rFonts w:ascii="Arial" w:eastAsia="Arial" w:hAnsi="Arial" w:cs="Arial"/>
          <w:b/>
          <w:i w:val="0"/>
          <w:color w:val="auto"/>
          <w:sz w:val="24"/>
          <w:szCs w:val="24"/>
        </w:rPr>
      </w:pPr>
      <w:bookmarkStart w:id="30" w:name="_Toc212809259"/>
      <w:r w:rsidRPr="00A9560D">
        <w:rPr>
          <w:rFonts w:ascii="Arial" w:hAnsi="Arial" w:cs="Arial"/>
          <w:b/>
          <w:i w:val="0"/>
          <w:color w:val="auto"/>
          <w:sz w:val="24"/>
          <w:szCs w:val="24"/>
        </w:rPr>
        <w:lastRenderedPageBreak/>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10</w:t>
      </w:r>
      <w:r w:rsidR="00C91EF6">
        <w:rPr>
          <w:rFonts w:ascii="Arial" w:hAnsi="Arial" w:cs="Arial"/>
          <w:b/>
          <w:i w:val="0"/>
          <w:color w:val="auto"/>
          <w:sz w:val="24"/>
          <w:szCs w:val="24"/>
        </w:rPr>
        <w:fldChar w:fldCharType="end"/>
      </w:r>
      <w:r w:rsidRPr="00A9560D">
        <w:rPr>
          <w:rFonts w:ascii="Arial" w:hAnsi="Arial" w:cs="Arial"/>
          <w:b/>
          <w:i w:val="0"/>
          <w:color w:val="auto"/>
          <w:sz w:val="24"/>
          <w:szCs w:val="24"/>
        </w:rPr>
        <w:t xml:space="preserve"> - Tela Órbitas</w:t>
      </w:r>
      <w:bookmarkEnd w:id="30"/>
    </w:p>
    <w:p w14:paraId="64A41D75" w14:textId="76539BD2" w:rsidR="00201E9C" w:rsidRPr="00981CE9" w:rsidRDefault="00201E9C"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7A41B765" wp14:editId="691C8933">
            <wp:extent cx="1548000" cy="28476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laOrbitas.png"/>
                    <pic:cNvPicPr/>
                  </pic:nvPicPr>
                  <pic:blipFill>
                    <a:blip r:embed="rId22">
                      <a:extLst>
                        <a:ext uri="{28A0092B-C50C-407E-A947-70E740481C1C}">
                          <a14:useLocalDpi xmlns:a14="http://schemas.microsoft.com/office/drawing/2010/main" val="0"/>
                        </a:ext>
                      </a:extLst>
                    </a:blip>
                    <a:stretch>
                      <a:fillRect/>
                    </a:stretch>
                  </pic:blipFill>
                  <pic:spPr>
                    <a:xfrm>
                      <a:off x="0" y="0"/>
                      <a:ext cx="1548000" cy="2847600"/>
                    </a:xfrm>
                    <a:prstGeom prst="rect">
                      <a:avLst/>
                    </a:prstGeom>
                  </pic:spPr>
                </pic:pic>
              </a:graphicData>
            </a:graphic>
          </wp:inline>
        </w:drawing>
      </w:r>
    </w:p>
    <w:p w14:paraId="64794D9E" w14:textId="77777777" w:rsidR="00201E9C" w:rsidRPr="00981CE9" w:rsidRDefault="00201E9C">
      <w:pPr>
        <w:rPr>
          <w:rFonts w:ascii="Arial" w:eastAsia="Arial" w:hAnsi="Arial" w:cs="Arial"/>
          <w:sz w:val="24"/>
          <w:szCs w:val="24"/>
        </w:rPr>
      </w:pPr>
    </w:p>
    <w:p w14:paraId="3CB648E9" w14:textId="6D7A6912" w:rsidR="002F52B7" w:rsidRPr="00981CE9" w:rsidRDefault="00201E9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6E3A8720" w14:textId="565ECBBD" w:rsidR="00201E9C" w:rsidRPr="00981CE9" w:rsidRDefault="00201E9C">
      <w:pPr>
        <w:rPr>
          <w:rFonts w:ascii="Arial" w:eastAsia="Arial" w:hAnsi="Arial" w:cs="Arial"/>
          <w:sz w:val="24"/>
          <w:szCs w:val="24"/>
        </w:rPr>
      </w:pPr>
    </w:p>
    <w:p w14:paraId="0DBAE7E8" w14:textId="24C119A0" w:rsidR="00201E9C" w:rsidRPr="00981CE9" w:rsidRDefault="00201E9C">
      <w:pPr>
        <w:rPr>
          <w:rFonts w:ascii="Arial" w:eastAsia="Arial" w:hAnsi="Arial" w:cs="Arial"/>
          <w:sz w:val="24"/>
          <w:szCs w:val="24"/>
        </w:rPr>
      </w:pPr>
      <w:r w:rsidRPr="00981CE9">
        <w:rPr>
          <w:rFonts w:ascii="Arial" w:eastAsia="Arial" w:hAnsi="Arial" w:cs="Arial"/>
          <w:sz w:val="24"/>
          <w:szCs w:val="24"/>
        </w:rPr>
        <w:tab/>
      </w:r>
    </w:p>
    <w:p w14:paraId="1F00CB5F" w14:textId="63F238FF" w:rsidR="00201E9C" w:rsidRPr="00A9560D" w:rsidRDefault="00201E9C" w:rsidP="0072005C">
      <w:pPr>
        <w:pStyle w:val="Legenda"/>
        <w:rPr>
          <w:rFonts w:ascii="Arial" w:eastAsia="Arial" w:hAnsi="Arial" w:cs="Arial"/>
          <w:b/>
          <w:i w:val="0"/>
          <w:color w:val="auto"/>
          <w:sz w:val="24"/>
          <w:szCs w:val="24"/>
        </w:rPr>
      </w:pPr>
      <w:r w:rsidRPr="00A9560D">
        <w:rPr>
          <w:rFonts w:ascii="Arial" w:eastAsia="Arial" w:hAnsi="Arial" w:cs="Arial"/>
          <w:b/>
          <w:i w:val="0"/>
          <w:color w:val="auto"/>
          <w:sz w:val="24"/>
          <w:szCs w:val="24"/>
        </w:rPr>
        <w:tab/>
      </w:r>
      <w:bookmarkStart w:id="31" w:name="_Toc212809260"/>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11</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Chat</w:t>
      </w:r>
      <w:bookmarkEnd w:id="31"/>
      <w:r w:rsidRPr="00A9560D">
        <w:rPr>
          <w:rFonts w:ascii="Arial" w:eastAsia="Arial" w:hAnsi="Arial" w:cs="Arial"/>
          <w:b/>
          <w:i w:val="0"/>
          <w:color w:val="auto"/>
          <w:sz w:val="24"/>
          <w:szCs w:val="24"/>
        </w:rPr>
        <w:t xml:space="preserve"> </w:t>
      </w:r>
    </w:p>
    <w:p w14:paraId="1F657F14" w14:textId="13C8D25F" w:rsidR="00201E9C" w:rsidRPr="00981CE9" w:rsidRDefault="00201E9C">
      <w:pPr>
        <w:rPr>
          <w:rFonts w:ascii="Arial" w:eastAsia="Arial" w:hAnsi="Arial" w:cs="Arial"/>
          <w:sz w:val="24"/>
          <w:szCs w:val="24"/>
        </w:rPr>
      </w:pPr>
    </w:p>
    <w:p w14:paraId="1A3B5184" w14:textId="3ACD7022" w:rsidR="00201E9C" w:rsidRPr="00981CE9" w:rsidRDefault="00201E9C"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4ACB3DDA" wp14:editId="29DF1C52">
            <wp:extent cx="1551600" cy="28476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laChat.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1600" cy="2847600"/>
                    </a:xfrm>
                    <a:prstGeom prst="rect">
                      <a:avLst/>
                    </a:prstGeom>
                  </pic:spPr>
                </pic:pic>
              </a:graphicData>
            </a:graphic>
          </wp:inline>
        </w:drawing>
      </w:r>
    </w:p>
    <w:p w14:paraId="60F1ACA5" w14:textId="77777777" w:rsidR="00201E9C" w:rsidRPr="00981CE9" w:rsidRDefault="00201E9C">
      <w:pPr>
        <w:rPr>
          <w:rFonts w:ascii="Arial" w:eastAsia="Arial" w:hAnsi="Arial" w:cs="Arial"/>
          <w:sz w:val="24"/>
          <w:szCs w:val="24"/>
        </w:rPr>
      </w:pPr>
    </w:p>
    <w:p w14:paraId="0C178E9E" w14:textId="0C1DD738" w:rsidR="002F52B7" w:rsidRPr="00981CE9" w:rsidRDefault="00201E9C" w:rsidP="00201E9C">
      <w:pPr>
        <w:jc w:val="center"/>
        <w:rPr>
          <w:rFonts w:ascii="Arial" w:eastAsia="Arial" w:hAnsi="Arial" w:cs="Arial"/>
          <w:sz w:val="24"/>
          <w:szCs w:val="24"/>
        </w:rPr>
      </w:pPr>
      <w:r w:rsidRPr="00981CE9">
        <w:rPr>
          <w:rFonts w:ascii="Arial" w:eastAsia="Arial" w:hAnsi="Arial" w:cs="Arial"/>
          <w:sz w:val="24"/>
          <w:szCs w:val="24"/>
        </w:rPr>
        <w:t>Fonte: Do próprio autor, 2025.</w:t>
      </w:r>
    </w:p>
    <w:p w14:paraId="3C0395D3" w14:textId="77777777" w:rsidR="002F52B7" w:rsidRPr="00981CE9" w:rsidRDefault="002F52B7">
      <w:pPr>
        <w:rPr>
          <w:rFonts w:ascii="Arial" w:eastAsia="Arial" w:hAnsi="Arial" w:cs="Arial"/>
          <w:sz w:val="24"/>
          <w:szCs w:val="24"/>
        </w:rPr>
      </w:pPr>
    </w:p>
    <w:p w14:paraId="3254BC2F" w14:textId="77777777" w:rsidR="002F52B7" w:rsidRPr="00981CE9" w:rsidRDefault="002F52B7">
      <w:pPr>
        <w:rPr>
          <w:rFonts w:ascii="Arial" w:eastAsia="Arial" w:hAnsi="Arial" w:cs="Arial"/>
          <w:sz w:val="24"/>
          <w:szCs w:val="24"/>
        </w:rPr>
      </w:pPr>
    </w:p>
    <w:p w14:paraId="1D604D47" w14:textId="77777777" w:rsidR="00500A38" w:rsidRDefault="00500A38" w:rsidP="00500A38">
      <w:pPr>
        <w:pStyle w:val="Ttulo2"/>
        <w:rPr>
          <w:rFonts w:ascii="Arial" w:eastAsia="Arial" w:hAnsi="Arial" w:cs="Arial"/>
          <w:color w:val="auto"/>
        </w:rPr>
      </w:pPr>
      <w:bookmarkStart w:id="32" w:name="_Toc212799589"/>
    </w:p>
    <w:p w14:paraId="07138BAE" w14:textId="77777777" w:rsidR="00500A38" w:rsidRDefault="00500A38" w:rsidP="00500A38">
      <w:pPr>
        <w:pStyle w:val="Ttulo2"/>
        <w:rPr>
          <w:rFonts w:ascii="Arial" w:eastAsia="Arial" w:hAnsi="Arial" w:cs="Arial"/>
          <w:color w:val="auto"/>
        </w:rPr>
      </w:pPr>
    </w:p>
    <w:p w14:paraId="42EF2083" w14:textId="128157D7" w:rsidR="002F52B7" w:rsidRDefault="003A6F68" w:rsidP="00500A38">
      <w:pPr>
        <w:pStyle w:val="Ttulo2"/>
        <w:rPr>
          <w:rFonts w:ascii="Arial" w:eastAsia="Arial" w:hAnsi="Arial" w:cs="Arial"/>
          <w:color w:val="auto"/>
        </w:rPr>
      </w:pPr>
      <w:r w:rsidRPr="00B2565E">
        <w:rPr>
          <w:rFonts w:ascii="Arial" w:eastAsia="Arial" w:hAnsi="Arial" w:cs="Arial"/>
          <w:color w:val="auto"/>
        </w:rPr>
        <w:t>3.</w:t>
      </w:r>
      <w:r w:rsidR="00BB5364">
        <w:rPr>
          <w:rFonts w:ascii="Arial" w:eastAsia="Arial" w:hAnsi="Arial" w:cs="Arial"/>
          <w:color w:val="auto"/>
        </w:rPr>
        <w:t>4</w:t>
      </w:r>
      <w:r w:rsidRPr="00B2565E">
        <w:rPr>
          <w:rFonts w:ascii="Arial" w:eastAsia="Arial" w:hAnsi="Arial" w:cs="Arial"/>
          <w:color w:val="auto"/>
        </w:rPr>
        <w:t xml:space="preserve">   Site</w:t>
      </w:r>
      <w:bookmarkEnd w:id="32"/>
    </w:p>
    <w:p w14:paraId="5A446F9E" w14:textId="77777777" w:rsidR="00500A38" w:rsidRPr="00500A38" w:rsidRDefault="00500A38" w:rsidP="00500A38">
      <w:pPr>
        <w:rPr>
          <w:rFonts w:eastAsia="Arial"/>
        </w:rPr>
      </w:pPr>
    </w:p>
    <w:p w14:paraId="6F0D7632" w14:textId="6B61CD44" w:rsidR="002F52B7" w:rsidRPr="00981CE9" w:rsidRDefault="00180118">
      <w:pPr>
        <w:spacing w:line="360" w:lineRule="auto"/>
        <w:ind w:firstLine="720"/>
        <w:rPr>
          <w:rFonts w:ascii="Arial" w:eastAsia="Arial" w:hAnsi="Arial" w:cs="Arial"/>
          <w:sz w:val="24"/>
          <w:szCs w:val="24"/>
        </w:rPr>
      </w:pPr>
      <w:r w:rsidRPr="00981CE9">
        <w:rPr>
          <w:rFonts w:ascii="Arial" w:eastAsia="Arial" w:hAnsi="Arial" w:cs="Arial"/>
          <w:sz w:val="24"/>
          <w:szCs w:val="24"/>
        </w:rPr>
        <w:t>Após as pesquisas e estudos sobre o tema e a elaboração dos diagramas de classes e entidade e relacionamento, foi desenvolvido o site usando Python, com informações sobre o projeto, divulgação de desaparecidos, mapas com informações detalhadas sobre últimas localizações e função de notificar um desaparecimento.</w:t>
      </w:r>
    </w:p>
    <w:p w14:paraId="7B40C951" w14:textId="77777777" w:rsidR="002F52B7" w:rsidRPr="00981CE9" w:rsidRDefault="002F52B7">
      <w:pPr>
        <w:ind w:firstLine="720"/>
        <w:rPr>
          <w:rFonts w:ascii="Arial" w:eastAsia="Arial" w:hAnsi="Arial" w:cs="Arial"/>
          <w:b/>
          <w:sz w:val="24"/>
          <w:szCs w:val="24"/>
        </w:rPr>
      </w:pPr>
    </w:p>
    <w:p w14:paraId="168A95D3" w14:textId="6C9B5F3D" w:rsidR="002F52B7" w:rsidRPr="00A9560D" w:rsidRDefault="0072005C" w:rsidP="00C81670">
      <w:pPr>
        <w:pStyle w:val="Legenda"/>
        <w:ind w:firstLine="720"/>
        <w:rPr>
          <w:rFonts w:ascii="Arial" w:eastAsia="Arial" w:hAnsi="Arial" w:cs="Arial"/>
          <w:b/>
          <w:i w:val="0"/>
          <w:color w:val="auto"/>
          <w:sz w:val="24"/>
          <w:szCs w:val="24"/>
        </w:rPr>
      </w:pPr>
      <w:bookmarkStart w:id="33" w:name="_Toc212809261"/>
      <w:r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12</w:t>
      </w:r>
      <w:r w:rsidR="00C91EF6">
        <w:rPr>
          <w:rFonts w:ascii="Arial" w:hAnsi="Arial" w:cs="Arial"/>
          <w:b/>
          <w:i w:val="0"/>
          <w:color w:val="auto"/>
          <w:sz w:val="24"/>
          <w:szCs w:val="24"/>
        </w:rPr>
        <w:fldChar w:fldCharType="end"/>
      </w:r>
      <w:r w:rsidRPr="00A9560D">
        <w:rPr>
          <w:rFonts w:ascii="Arial" w:hAnsi="Arial" w:cs="Arial"/>
          <w:b/>
          <w:i w:val="0"/>
          <w:color w:val="auto"/>
          <w:sz w:val="24"/>
          <w:szCs w:val="24"/>
        </w:rPr>
        <w:t xml:space="preserve"> – Tela Inicial Site</w:t>
      </w:r>
      <w:bookmarkEnd w:id="33"/>
    </w:p>
    <w:p w14:paraId="4B4D7232" w14:textId="56C204B0" w:rsidR="002F52B7" w:rsidRPr="00981CE9" w:rsidRDefault="003A6F68" w:rsidP="524C0BC7">
      <w:pPr>
        <w:jc w:val="center"/>
        <w:rPr>
          <w:rFonts w:ascii="Arial" w:eastAsia="Arial" w:hAnsi="Arial" w:cs="Arial"/>
          <w:sz w:val="24"/>
          <w:szCs w:val="24"/>
        </w:rPr>
      </w:pPr>
      <w:bookmarkStart w:id="34" w:name="_heading=h.17dp8vu"/>
      <w:bookmarkEnd w:id="34"/>
      <w:r>
        <w:rPr>
          <w:noProof/>
        </w:rPr>
        <w:drawing>
          <wp:inline distT="0" distB="0" distL="0" distR="0" wp14:anchorId="42D74937" wp14:editId="7FC580FC">
            <wp:extent cx="3963873" cy="2229678"/>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descr="J:\siteTCC\print\delivery.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3963873" cy="2229678"/>
                    </a:xfrm>
                    <a:prstGeom prst="rect">
                      <a:avLst/>
                    </a:prstGeom>
                    <a:ln/>
                  </pic:spPr>
                </pic:pic>
              </a:graphicData>
            </a:graphic>
          </wp:inline>
        </w:drawing>
      </w:r>
    </w:p>
    <w:p w14:paraId="6C3ABE42" w14:textId="77777777" w:rsidR="00180118" w:rsidRPr="00981CE9" w:rsidRDefault="00180118">
      <w:pPr>
        <w:ind w:firstLine="720"/>
        <w:jc w:val="center"/>
        <w:rPr>
          <w:rFonts w:ascii="Arial" w:eastAsia="Arial" w:hAnsi="Arial" w:cs="Arial"/>
          <w:sz w:val="24"/>
          <w:szCs w:val="24"/>
        </w:rPr>
      </w:pPr>
    </w:p>
    <w:p w14:paraId="217F1F39" w14:textId="5812A6CB" w:rsidR="002F52B7" w:rsidRPr="00981CE9" w:rsidRDefault="003A6F68" w:rsidP="00180118">
      <w:pPr>
        <w:jc w:val="center"/>
        <w:rPr>
          <w:rFonts w:ascii="Arial" w:eastAsia="Arial" w:hAnsi="Arial" w:cs="Arial"/>
          <w:sz w:val="24"/>
          <w:szCs w:val="24"/>
        </w:rPr>
      </w:pPr>
      <w:r w:rsidRPr="00981CE9">
        <w:rPr>
          <w:rFonts w:ascii="Arial" w:eastAsia="Arial" w:hAnsi="Arial" w:cs="Arial"/>
          <w:sz w:val="24"/>
          <w:szCs w:val="24"/>
        </w:rPr>
        <w:t>Fonte: Do próprio autor, 20</w:t>
      </w:r>
      <w:r w:rsidR="006622D0" w:rsidRPr="00981CE9">
        <w:rPr>
          <w:rFonts w:ascii="Arial" w:eastAsia="Arial" w:hAnsi="Arial" w:cs="Arial"/>
          <w:sz w:val="24"/>
          <w:szCs w:val="24"/>
        </w:rPr>
        <w:t>2</w:t>
      </w:r>
      <w:r w:rsidRPr="00981CE9">
        <w:rPr>
          <w:rFonts w:ascii="Arial" w:eastAsia="Arial" w:hAnsi="Arial" w:cs="Arial"/>
          <w:sz w:val="24"/>
          <w:szCs w:val="24"/>
        </w:rPr>
        <w:t>5.</w:t>
      </w:r>
    </w:p>
    <w:p w14:paraId="2093CA67" w14:textId="77777777" w:rsidR="002F52B7" w:rsidRPr="00981CE9" w:rsidRDefault="002F52B7">
      <w:pPr>
        <w:rPr>
          <w:rFonts w:ascii="Arial" w:eastAsia="Arial" w:hAnsi="Arial" w:cs="Arial"/>
          <w:sz w:val="24"/>
          <w:szCs w:val="24"/>
        </w:rPr>
      </w:pPr>
    </w:p>
    <w:p w14:paraId="69493B69" w14:textId="37A5BA7B" w:rsidR="002F52B7" w:rsidRPr="00A9560D" w:rsidRDefault="0072005C" w:rsidP="00C81670">
      <w:pPr>
        <w:pStyle w:val="Legenda"/>
        <w:ind w:firstLine="720"/>
        <w:rPr>
          <w:rFonts w:ascii="Arial" w:eastAsia="Arial" w:hAnsi="Arial" w:cs="Arial"/>
          <w:b/>
          <w:i w:val="0"/>
          <w:color w:val="auto"/>
          <w:sz w:val="24"/>
          <w:szCs w:val="24"/>
        </w:rPr>
      </w:pPr>
      <w:bookmarkStart w:id="35" w:name="_Toc212809262"/>
      <w:r w:rsidRPr="524C0BC7">
        <w:rPr>
          <w:rFonts w:ascii="Arial" w:hAnsi="Arial" w:cs="Arial"/>
          <w:b/>
          <w:bCs/>
          <w:i w:val="0"/>
          <w:iCs w:val="0"/>
          <w:color w:val="auto"/>
          <w:sz w:val="24"/>
          <w:szCs w:val="24"/>
        </w:rPr>
        <w:t xml:space="preserve">Figura </w:t>
      </w:r>
      <w:r w:rsidRPr="524C0BC7">
        <w:rPr>
          <w:rFonts w:ascii="Arial" w:hAnsi="Arial" w:cs="Arial"/>
          <w:b/>
          <w:bCs/>
          <w:i w:val="0"/>
          <w:iCs w:val="0"/>
          <w:color w:val="auto"/>
          <w:sz w:val="24"/>
          <w:szCs w:val="24"/>
        </w:rPr>
        <w:fldChar w:fldCharType="begin"/>
      </w:r>
      <w:r w:rsidRPr="524C0BC7">
        <w:rPr>
          <w:rFonts w:ascii="Arial" w:hAnsi="Arial" w:cs="Arial"/>
          <w:b/>
          <w:bCs/>
          <w:i w:val="0"/>
          <w:iCs w:val="0"/>
          <w:color w:val="auto"/>
          <w:sz w:val="24"/>
          <w:szCs w:val="24"/>
        </w:rPr>
        <w:instrText xml:space="preserve"> SEQ Figura \* ARABIC </w:instrText>
      </w:r>
      <w:r w:rsidRPr="524C0BC7">
        <w:rPr>
          <w:rFonts w:ascii="Arial" w:hAnsi="Arial" w:cs="Arial"/>
          <w:b/>
          <w:bCs/>
          <w:i w:val="0"/>
          <w:iCs w:val="0"/>
          <w:color w:val="auto"/>
          <w:sz w:val="24"/>
          <w:szCs w:val="24"/>
        </w:rPr>
        <w:fldChar w:fldCharType="separate"/>
      </w:r>
      <w:r w:rsidR="00C91EF6" w:rsidRPr="524C0BC7">
        <w:rPr>
          <w:rFonts w:ascii="Arial" w:hAnsi="Arial" w:cs="Arial"/>
          <w:b/>
          <w:bCs/>
          <w:i w:val="0"/>
          <w:iCs w:val="0"/>
          <w:noProof/>
          <w:color w:val="auto"/>
          <w:sz w:val="24"/>
          <w:szCs w:val="24"/>
        </w:rPr>
        <w:t>13</w:t>
      </w:r>
      <w:r w:rsidRPr="524C0BC7">
        <w:rPr>
          <w:rFonts w:ascii="Arial" w:hAnsi="Arial" w:cs="Arial"/>
          <w:b/>
          <w:bCs/>
          <w:i w:val="0"/>
          <w:iCs w:val="0"/>
          <w:color w:val="auto"/>
          <w:sz w:val="24"/>
          <w:szCs w:val="24"/>
        </w:rPr>
        <w:fldChar w:fldCharType="end"/>
      </w:r>
      <w:r w:rsidRPr="524C0BC7">
        <w:rPr>
          <w:rFonts w:ascii="Arial" w:hAnsi="Arial" w:cs="Arial"/>
          <w:b/>
          <w:bCs/>
          <w:i w:val="0"/>
          <w:iCs w:val="0"/>
          <w:color w:val="auto"/>
          <w:sz w:val="24"/>
          <w:szCs w:val="24"/>
        </w:rPr>
        <w:t xml:space="preserve"> – Tela Inicial com Desaparecidos</w:t>
      </w:r>
      <w:bookmarkEnd w:id="35"/>
    </w:p>
    <w:p w14:paraId="0EDBD04E" w14:textId="6223EF2D" w:rsidR="524C0BC7" w:rsidRDefault="524C0BC7" w:rsidP="524C0BC7">
      <w:pPr>
        <w:ind w:firstLine="720"/>
        <w:jc w:val="center"/>
      </w:pPr>
    </w:p>
    <w:p w14:paraId="38288749" w14:textId="4F894FFB" w:rsidR="002F52B7" w:rsidRPr="00981CE9" w:rsidRDefault="003A6F68" w:rsidP="524C0BC7">
      <w:pPr>
        <w:jc w:val="center"/>
        <w:rPr>
          <w:rFonts w:ascii="Arial" w:eastAsia="Arial" w:hAnsi="Arial" w:cs="Arial"/>
          <w:sz w:val="24"/>
          <w:szCs w:val="24"/>
        </w:rPr>
      </w:pPr>
      <w:bookmarkStart w:id="36" w:name="_heading=h.3rdcrjn"/>
      <w:bookmarkEnd w:id="36"/>
      <w:r>
        <w:rPr>
          <w:noProof/>
        </w:rPr>
        <w:drawing>
          <wp:inline distT="0" distB="0" distL="0" distR="0" wp14:anchorId="0E7D394C" wp14:editId="2BD2AF59">
            <wp:extent cx="3894783" cy="1462572"/>
            <wp:effectExtent l="0" t="0" r="0" b="4445"/>
            <wp:docPr id="23" name="image9.png"/>
            <wp:cNvGraphicFramePr/>
            <a:graphic xmlns:a="http://schemas.openxmlformats.org/drawingml/2006/main">
              <a:graphicData uri="http://schemas.openxmlformats.org/drawingml/2006/picture">
                <pic:pic xmlns:pic="http://schemas.openxmlformats.org/drawingml/2006/picture">
                  <pic:nvPicPr>
                    <pic:cNvPr id="0" name="image9.png" descr="J:\siteTCC\print\cadapio.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3894783" cy="1462572"/>
                    </a:xfrm>
                    <a:prstGeom prst="rect">
                      <a:avLst/>
                    </a:prstGeom>
                    <a:ln/>
                  </pic:spPr>
                </pic:pic>
              </a:graphicData>
            </a:graphic>
          </wp:inline>
        </w:drawing>
      </w:r>
    </w:p>
    <w:p w14:paraId="3E5E39C5" w14:textId="77777777" w:rsidR="00180118" w:rsidRPr="00981CE9" w:rsidRDefault="00180118">
      <w:pPr>
        <w:ind w:firstLine="720"/>
        <w:jc w:val="center"/>
        <w:rPr>
          <w:rFonts w:ascii="Arial" w:eastAsia="Arial" w:hAnsi="Arial" w:cs="Arial"/>
          <w:sz w:val="24"/>
          <w:szCs w:val="24"/>
        </w:rPr>
      </w:pPr>
    </w:p>
    <w:p w14:paraId="55943CFF" w14:textId="7B313FA5" w:rsidR="002F52B7"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0B01BCF4" w14:textId="00C68574" w:rsidR="00180118" w:rsidRPr="00981CE9" w:rsidRDefault="00180118" w:rsidP="00180118">
      <w:pPr>
        <w:rPr>
          <w:rFonts w:ascii="Arial" w:eastAsia="Arial" w:hAnsi="Arial" w:cs="Arial"/>
          <w:sz w:val="24"/>
          <w:szCs w:val="24"/>
        </w:rPr>
      </w:pPr>
    </w:p>
    <w:p w14:paraId="5AFA681D" w14:textId="2B314F9E" w:rsidR="00180118" w:rsidRPr="00A9560D" w:rsidRDefault="00180118" w:rsidP="0072005C">
      <w:pPr>
        <w:pStyle w:val="Legenda"/>
        <w:rPr>
          <w:rFonts w:ascii="Arial" w:eastAsia="Arial" w:hAnsi="Arial" w:cs="Arial"/>
          <w:b/>
          <w:i w:val="0"/>
          <w:sz w:val="24"/>
          <w:szCs w:val="24"/>
        </w:rPr>
      </w:pPr>
      <w:r w:rsidRPr="00981CE9">
        <w:rPr>
          <w:rFonts w:ascii="Arial" w:eastAsia="Arial" w:hAnsi="Arial" w:cs="Arial"/>
          <w:sz w:val="24"/>
          <w:szCs w:val="24"/>
        </w:rPr>
        <w:tab/>
      </w:r>
      <w:bookmarkStart w:id="37" w:name="_Toc212809263"/>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14</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Inicial Mapa</w:t>
      </w:r>
      <w:bookmarkEnd w:id="37"/>
    </w:p>
    <w:p w14:paraId="57A6576F" w14:textId="5061B439" w:rsidR="00180118" w:rsidRPr="00981CE9" w:rsidRDefault="00180118" w:rsidP="524C0BC7">
      <w:pPr>
        <w:rPr>
          <w:rFonts w:ascii="Arial" w:eastAsia="Arial" w:hAnsi="Arial" w:cs="Arial"/>
          <w:sz w:val="24"/>
          <w:szCs w:val="24"/>
        </w:rPr>
      </w:pPr>
      <w:r w:rsidRPr="00981CE9">
        <w:rPr>
          <w:rFonts w:ascii="Arial" w:eastAsia="Arial" w:hAnsi="Arial" w:cs="Arial"/>
          <w:sz w:val="24"/>
          <w:szCs w:val="24"/>
        </w:rPr>
        <w:lastRenderedPageBreak/>
        <w:tab/>
      </w:r>
      <w:r w:rsidRPr="00981CE9">
        <w:rPr>
          <w:rFonts w:ascii="Arial" w:eastAsia="Arial" w:hAnsi="Arial" w:cs="Arial"/>
          <w:sz w:val="24"/>
          <w:szCs w:val="24"/>
        </w:rPr>
        <w:tab/>
      </w:r>
      <w:r w:rsidRPr="00981CE9">
        <w:rPr>
          <w:rFonts w:ascii="Arial" w:eastAsia="Arial" w:hAnsi="Arial" w:cs="Arial"/>
          <w:sz w:val="24"/>
          <w:szCs w:val="24"/>
        </w:rPr>
        <w:tab/>
      </w:r>
      <w:r w:rsidRPr="00981CE9">
        <w:rPr>
          <w:rFonts w:ascii="Arial" w:eastAsia="Arial" w:hAnsi="Arial" w:cs="Arial"/>
          <w:noProof/>
          <w:sz w:val="24"/>
          <w:szCs w:val="24"/>
        </w:rPr>
        <w:drawing>
          <wp:inline distT="0" distB="0" distL="0" distR="0" wp14:anchorId="29723CEE" wp14:editId="35F53BBD">
            <wp:extent cx="5760085" cy="232791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laPrincipal-Mapa.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327910"/>
                    </a:xfrm>
                    <a:prstGeom prst="rect">
                      <a:avLst/>
                    </a:prstGeom>
                  </pic:spPr>
                </pic:pic>
              </a:graphicData>
            </a:graphic>
          </wp:inline>
        </w:drawing>
      </w:r>
    </w:p>
    <w:p w14:paraId="4F4BBF8E" w14:textId="74B8407F" w:rsidR="006622D0"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03AEDB13" w14:textId="254ADF1D" w:rsidR="00180118" w:rsidRPr="00981CE9" w:rsidRDefault="00180118" w:rsidP="00180118">
      <w:pPr>
        <w:rPr>
          <w:rFonts w:ascii="Arial" w:eastAsia="Arial" w:hAnsi="Arial" w:cs="Arial"/>
          <w:sz w:val="24"/>
          <w:szCs w:val="24"/>
        </w:rPr>
      </w:pPr>
    </w:p>
    <w:p w14:paraId="445E29AF" w14:textId="14C3F858" w:rsidR="00180118" w:rsidRPr="00A9560D" w:rsidRDefault="00180118" w:rsidP="0072005C">
      <w:pPr>
        <w:pStyle w:val="Legenda"/>
        <w:rPr>
          <w:rFonts w:ascii="Arial" w:eastAsia="Arial" w:hAnsi="Arial" w:cs="Arial"/>
          <w:b/>
          <w:i w:val="0"/>
          <w:color w:val="auto"/>
          <w:sz w:val="24"/>
          <w:szCs w:val="24"/>
        </w:rPr>
      </w:pPr>
      <w:r w:rsidRPr="00A9560D">
        <w:rPr>
          <w:rFonts w:ascii="Arial" w:eastAsia="Arial" w:hAnsi="Arial" w:cs="Arial"/>
          <w:b/>
          <w:i w:val="0"/>
          <w:color w:val="auto"/>
          <w:sz w:val="24"/>
          <w:szCs w:val="24"/>
        </w:rPr>
        <w:tab/>
      </w:r>
      <w:bookmarkStart w:id="38" w:name="_Toc212809264"/>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15</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Desaparecidos Site</w:t>
      </w:r>
      <w:bookmarkEnd w:id="38"/>
    </w:p>
    <w:p w14:paraId="5BF9B179" w14:textId="77777777" w:rsidR="00180118" w:rsidRPr="00981CE9" w:rsidRDefault="00180118" w:rsidP="00180118">
      <w:pPr>
        <w:rPr>
          <w:rFonts w:ascii="Arial" w:eastAsia="Arial" w:hAnsi="Arial" w:cs="Arial"/>
          <w:sz w:val="24"/>
          <w:szCs w:val="24"/>
        </w:rPr>
      </w:pPr>
    </w:p>
    <w:p w14:paraId="37C752A0" w14:textId="49753755" w:rsidR="00180118" w:rsidRPr="00981CE9" w:rsidRDefault="00180118" w:rsidP="00180118">
      <w:pPr>
        <w:rPr>
          <w:rFonts w:ascii="Arial" w:eastAsia="Arial" w:hAnsi="Arial" w:cs="Arial"/>
          <w:sz w:val="24"/>
          <w:szCs w:val="24"/>
        </w:rPr>
      </w:pPr>
      <w:r w:rsidRPr="00981CE9">
        <w:rPr>
          <w:rFonts w:ascii="Arial" w:eastAsia="Arial" w:hAnsi="Arial" w:cs="Arial"/>
          <w:noProof/>
          <w:sz w:val="24"/>
          <w:szCs w:val="24"/>
        </w:rPr>
        <w:drawing>
          <wp:inline distT="0" distB="0" distL="0" distR="0" wp14:anchorId="3B349C3F" wp14:editId="2CF18C90">
            <wp:extent cx="5760085" cy="27686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laDesaparecidos.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768600"/>
                    </a:xfrm>
                    <a:prstGeom prst="rect">
                      <a:avLst/>
                    </a:prstGeom>
                  </pic:spPr>
                </pic:pic>
              </a:graphicData>
            </a:graphic>
          </wp:inline>
        </w:drawing>
      </w:r>
    </w:p>
    <w:p w14:paraId="30D88AC0" w14:textId="77777777" w:rsidR="006622D0" w:rsidRPr="00981CE9" w:rsidRDefault="006622D0" w:rsidP="00180118">
      <w:pPr>
        <w:rPr>
          <w:rFonts w:ascii="Arial" w:eastAsia="Arial" w:hAnsi="Arial" w:cs="Arial"/>
          <w:sz w:val="24"/>
          <w:szCs w:val="24"/>
        </w:rPr>
      </w:pPr>
    </w:p>
    <w:p w14:paraId="3AF44E86" w14:textId="77777777" w:rsidR="006622D0"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6F12AFEF" w14:textId="77777777" w:rsidR="006622D0" w:rsidRPr="00981CE9" w:rsidRDefault="006622D0" w:rsidP="00180118">
      <w:pPr>
        <w:rPr>
          <w:rFonts w:ascii="Arial" w:eastAsia="Arial" w:hAnsi="Arial" w:cs="Arial"/>
          <w:sz w:val="24"/>
          <w:szCs w:val="24"/>
        </w:rPr>
      </w:pPr>
    </w:p>
    <w:p w14:paraId="3FFE0F76" w14:textId="77777777" w:rsidR="006622D0" w:rsidRPr="00981CE9" w:rsidRDefault="006622D0" w:rsidP="00180118">
      <w:pPr>
        <w:rPr>
          <w:rFonts w:ascii="Arial" w:eastAsia="Arial" w:hAnsi="Arial" w:cs="Arial"/>
          <w:sz w:val="24"/>
          <w:szCs w:val="24"/>
        </w:rPr>
      </w:pPr>
    </w:p>
    <w:p w14:paraId="3024C0B8" w14:textId="27D431B6" w:rsidR="00180118" w:rsidRPr="00981CE9" w:rsidRDefault="00180118" w:rsidP="00180118">
      <w:pPr>
        <w:rPr>
          <w:rFonts w:ascii="Arial" w:eastAsia="Arial" w:hAnsi="Arial" w:cs="Arial"/>
          <w:sz w:val="24"/>
          <w:szCs w:val="24"/>
        </w:rPr>
      </w:pPr>
    </w:p>
    <w:p w14:paraId="1283D79B" w14:textId="71796FF9" w:rsidR="00180118" w:rsidRPr="00A9560D" w:rsidRDefault="00180118" w:rsidP="0072005C">
      <w:pPr>
        <w:pStyle w:val="Legenda"/>
        <w:rPr>
          <w:rFonts w:ascii="Arial" w:eastAsia="Arial" w:hAnsi="Arial" w:cs="Arial"/>
          <w:b/>
          <w:i w:val="0"/>
          <w:color w:val="auto"/>
          <w:sz w:val="24"/>
          <w:szCs w:val="24"/>
        </w:rPr>
      </w:pPr>
      <w:r w:rsidRPr="00A9560D">
        <w:rPr>
          <w:rFonts w:ascii="Arial" w:eastAsia="Arial" w:hAnsi="Arial" w:cs="Arial"/>
          <w:b/>
          <w:i w:val="0"/>
          <w:color w:val="auto"/>
          <w:sz w:val="24"/>
          <w:szCs w:val="24"/>
        </w:rPr>
        <w:tab/>
      </w:r>
      <w:bookmarkStart w:id="39" w:name="_Toc212809265"/>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16</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Detalhes Desaparecidos</w:t>
      </w:r>
      <w:bookmarkEnd w:id="39"/>
    </w:p>
    <w:p w14:paraId="0BC7BB32" w14:textId="086535B3" w:rsidR="00180118" w:rsidRPr="00981CE9" w:rsidRDefault="00180118" w:rsidP="00180118">
      <w:pPr>
        <w:rPr>
          <w:rFonts w:ascii="Arial" w:eastAsia="Arial" w:hAnsi="Arial" w:cs="Arial"/>
          <w:sz w:val="24"/>
          <w:szCs w:val="24"/>
        </w:rPr>
      </w:pPr>
    </w:p>
    <w:p w14:paraId="2DC9C0E9" w14:textId="7E4FBD8A" w:rsidR="00180118" w:rsidRPr="00981CE9" w:rsidRDefault="00180118" w:rsidP="00180118">
      <w:pPr>
        <w:rPr>
          <w:rFonts w:ascii="Arial" w:eastAsia="Arial" w:hAnsi="Arial" w:cs="Arial"/>
          <w:sz w:val="24"/>
          <w:szCs w:val="24"/>
        </w:rPr>
      </w:pPr>
      <w:r w:rsidRPr="00981CE9">
        <w:rPr>
          <w:rFonts w:ascii="Arial" w:eastAsia="Arial" w:hAnsi="Arial" w:cs="Arial"/>
          <w:noProof/>
          <w:sz w:val="24"/>
          <w:szCs w:val="24"/>
        </w:rPr>
        <w:lastRenderedPageBreak/>
        <w:drawing>
          <wp:inline distT="0" distB="0" distL="0" distR="0" wp14:anchorId="38125747" wp14:editId="39834640">
            <wp:extent cx="5760085" cy="32397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laInfoDesaparecid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54275683" w14:textId="042EB157" w:rsidR="006622D0" w:rsidRPr="00981CE9" w:rsidRDefault="006622D0" w:rsidP="00180118">
      <w:pPr>
        <w:rPr>
          <w:rFonts w:ascii="Arial" w:eastAsia="Arial" w:hAnsi="Arial" w:cs="Arial"/>
          <w:sz w:val="24"/>
          <w:szCs w:val="24"/>
        </w:rPr>
      </w:pPr>
    </w:p>
    <w:p w14:paraId="16C7AE0D" w14:textId="77777777" w:rsidR="006622D0"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0E56109A" w14:textId="77777777" w:rsidR="006622D0" w:rsidRPr="00981CE9" w:rsidRDefault="006622D0" w:rsidP="00180118">
      <w:pPr>
        <w:rPr>
          <w:rFonts w:ascii="Arial" w:eastAsia="Arial" w:hAnsi="Arial" w:cs="Arial"/>
          <w:sz w:val="24"/>
          <w:szCs w:val="24"/>
        </w:rPr>
      </w:pPr>
    </w:p>
    <w:p w14:paraId="1FEF4543" w14:textId="7C2AE8C0" w:rsidR="00180118" w:rsidRPr="00981CE9" w:rsidRDefault="00180118" w:rsidP="00180118">
      <w:pPr>
        <w:rPr>
          <w:rFonts w:ascii="Arial" w:eastAsia="Arial" w:hAnsi="Arial" w:cs="Arial"/>
          <w:sz w:val="24"/>
          <w:szCs w:val="24"/>
        </w:rPr>
      </w:pPr>
    </w:p>
    <w:p w14:paraId="15301659" w14:textId="70D60CE6" w:rsidR="00180118" w:rsidRPr="00981CE9" w:rsidRDefault="00180118" w:rsidP="00180118">
      <w:pPr>
        <w:rPr>
          <w:rFonts w:ascii="Arial" w:eastAsia="Arial" w:hAnsi="Arial" w:cs="Arial"/>
          <w:sz w:val="24"/>
          <w:szCs w:val="24"/>
        </w:rPr>
      </w:pPr>
    </w:p>
    <w:p w14:paraId="5EB9D913" w14:textId="7BE257A7" w:rsidR="00180118" w:rsidRPr="00A9560D" w:rsidRDefault="00180118" w:rsidP="0072005C">
      <w:pPr>
        <w:pStyle w:val="Legenda"/>
        <w:rPr>
          <w:rFonts w:ascii="Arial" w:eastAsia="Arial" w:hAnsi="Arial" w:cs="Arial"/>
          <w:b/>
          <w:i w:val="0"/>
          <w:sz w:val="24"/>
          <w:szCs w:val="24"/>
        </w:rPr>
      </w:pPr>
      <w:r w:rsidRPr="00981CE9">
        <w:rPr>
          <w:rFonts w:ascii="Arial" w:eastAsia="Arial" w:hAnsi="Arial" w:cs="Arial"/>
          <w:sz w:val="24"/>
          <w:szCs w:val="24"/>
        </w:rPr>
        <w:tab/>
      </w:r>
      <w:bookmarkStart w:id="40" w:name="_Toc212809266"/>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17</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de Mapa Desaparecido</w:t>
      </w:r>
      <w:bookmarkEnd w:id="40"/>
    </w:p>
    <w:p w14:paraId="56DA1DAB" w14:textId="056CF4DB" w:rsidR="00180118" w:rsidRPr="00981CE9" w:rsidRDefault="006622D0" w:rsidP="00180118">
      <w:pPr>
        <w:rPr>
          <w:rFonts w:ascii="Arial" w:eastAsia="Arial" w:hAnsi="Arial" w:cs="Arial"/>
          <w:sz w:val="24"/>
          <w:szCs w:val="24"/>
        </w:rPr>
      </w:pPr>
      <w:r w:rsidRPr="00981CE9">
        <w:rPr>
          <w:rFonts w:ascii="Arial" w:eastAsia="Arial" w:hAnsi="Arial" w:cs="Arial"/>
          <w:noProof/>
          <w:sz w:val="24"/>
          <w:szCs w:val="24"/>
        </w:rPr>
        <w:drawing>
          <wp:inline distT="0" distB="0" distL="0" distR="0" wp14:anchorId="6DCF620C" wp14:editId="703CD8BE">
            <wp:extent cx="5760085" cy="323977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elaMapaDesaparecid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3FFA17A7" w14:textId="786A2DF1" w:rsidR="006622D0" w:rsidRPr="00981CE9" w:rsidRDefault="006622D0" w:rsidP="00180118">
      <w:pPr>
        <w:rPr>
          <w:rFonts w:ascii="Arial" w:eastAsia="Arial" w:hAnsi="Arial" w:cs="Arial"/>
          <w:sz w:val="24"/>
          <w:szCs w:val="24"/>
        </w:rPr>
      </w:pPr>
    </w:p>
    <w:p w14:paraId="476161CF" w14:textId="77777777" w:rsidR="006622D0"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1C71734F" w14:textId="77777777" w:rsidR="006622D0" w:rsidRPr="00981CE9" w:rsidRDefault="006622D0" w:rsidP="00180118">
      <w:pPr>
        <w:rPr>
          <w:rFonts w:ascii="Arial" w:eastAsia="Arial" w:hAnsi="Arial" w:cs="Arial"/>
          <w:sz w:val="24"/>
          <w:szCs w:val="24"/>
        </w:rPr>
      </w:pPr>
    </w:p>
    <w:p w14:paraId="5390D8DE" w14:textId="76DCB0EF" w:rsidR="006622D0" w:rsidRPr="00A9560D" w:rsidRDefault="006622D0" w:rsidP="00180118">
      <w:pPr>
        <w:rPr>
          <w:rFonts w:ascii="Arial" w:eastAsia="Arial" w:hAnsi="Arial" w:cs="Arial"/>
          <w:b/>
          <w:sz w:val="24"/>
          <w:szCs w:val="24"/>
        </w:rPr>
      </w:pPr>
    </w:p>
    <w:p w14:paraId="0B7CBD6F" w14:textId="0B11D3D6" w:rsidR="006622D0" w:rsidRPr="00A9560D" w:rsidRDefault="006622D0" w:rsidP="0072005C">
      <w:pPr>
        <w:pStyle w:val="Legenda"/>
        <w:rPr>
          <w:rFonts w:ascii="Arial" w:eastAsia="Arial" w:hAnsi="Arial" w:cs="Arial"/>
          <w:b/>
          <w:i w:val="0"/>
          <w:color w:val="auto"/>
          <w:sz w:val="24"/>
          <w:szCs w:val="24"/>
        </w:rPr>
      </w:pPr>
      <w:r w:rsidRPr="00A9560D">
        <w:rPr>
          <w:rFonts w:ascii="Arial" w:eastAsia="Arial" w:hAnsi="Arial" w:cs="Arial"/>
          <w:b/>
          <w:i w:val="0"/>
          <w:color w:val="auto"/>
          <w:sz w:val="24"/>
          <w:szCs w:val="24"/>
        </w:rPr>
        <w:tab/>
      </w:r>
      <w:bookmarkStart w:id="41" w:name="_Toc212809267"/>
      <w:r w:rsidR="0072005C"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18</w:t>
      </w:r>
      <w:r w:rsidR="00C91EF6">
        <w:rPr>
          <w:rFonts w:ascii="Arial" w:hAnsi="Arial" w:cs="Arial"/>
          <w:b/>
          <w:i w:val="0"/>
          <w:color w:val="auto"/>
          <w:sz w:val="24"/>
          <w:szCs w:val="24"/>
        </w:rPr>
        <w:fldChar w:fldCharType="end"/>
      </w:r>
      <w:r w:rsidR="0072005C" w:rsidRPr="00A9560D">
        <w:rPr>
          <w:rFonts w:ascii="Arial" w:hAnsi="Arial" w:cs="Arial"/>
          <w:b/>
          <w:i w:val="0"/>
          <w:color w:val="auto"/>
          <w:sz w:val="24"/>
          <w:szCs w:val="24"/>
        </w:rPr>
        <w:t xml:space="preserve"> – Tela Registro de Desaparecimento</w:t>
      </w:r>
      <w:bookmarkEnd w:id="41"/>
    </w:p>
    <w:p w14:paraId="3E3C85B8" w14:textId="77777777" w:rsidR="006622D0" w:rsidRPr="00981CE9" w:rsidRDefault="006622D0" w:rsidP="00180118">
      <w:pPr>
        <w:rPr>
          <w:rFonts w:ascii="Arial" w:eastAsia="Arial" w:hAnsi="Arial" w:cs="Arial"/>
          <w:sz w:val="24"/>
          <w:szCs w:val="24"/>
        </w:rPr>
      </w:pPr>
    </w:p>
    <w:p w14:paraId="5FCF78BB" w14:textId="7DF2204E" w:rsidR="006622D0" w:rsidRPr="00981CE9" w:rsidRDefault="006622D0" w:rsidP="00AA0F25">
      <w:pPr>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0AE0FD1A" wp14:editId="2B25D6C6">
            <wp:extent cx="5760085" cy="323977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elaRegistrar.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4CCE55EF" w14:textId="7DF47821" w:rsidR="006622D0" w:rsidRPr="00981CE9" w:rsidRDefault="006622D0" w:rsidP="00180118">
      <w:pPr>
        <w:rPr>
          <w:rFonts w:ascii="Arial" w:eastAsia="Arial" w:hAnsi="Arial" w:cs="Arial"/>
          <w:sz w:val="24"/>
          <w:szCs w:val="24"/>
        </w:rPr>
      </w:pPr>
    </w:p>
    <w:p w14:paraId="035753D4" w14:textId="77777777" w:rsidR="006622D0" w:rsidRPr="00981CE9" w:rsidRDefault="006622D0" w:rsidP="006622D0">
      <w:pPr>
        <w:jc w:val="center"/>
        <w:rPr>
          <w:rFonts w:ascii="Arial" w:eastAsia="Arial" w:hAnsi="Arial" w:cs="Arial"/>
          <w:sz w:val="24"/>
          <w:szCs w:val="24"/>
        </w:rPr>
      </w:pPr>
      <w:r w:rsidRPr="00981CE9">
        <w:rPr>
          <w:rFonts w:ascii="Arial" w:eastAsia="Arial" w:hAnsi="Arial" w:cs="Arial"/>
          <w:sz w:val="24"/>
          <w:szCs w:val="24"/>
        </w:rPr>
        <w:t>Fonte: Do próprio autor, 2025.</w:t>
      </w:r>
    </w:p>
    <w:p w14:paraId="26B18566" w14:textId="77777777" w:rsidR="006622D0" w:rsidRPr="00981CE9" w:rsidRDefault="006622D0" w:rsidP="00180118">
      <w:pPr>
        <w:rPr>
          <w:rFonts w:ascii="Arial" w:eastAsia="Arial" w:hAnsi="Arial" w:cs="Arial"/>
          <w:sz w:val="24"/>
          <w:szCs w:val="24"/>
        </w:rPr>
      </w:pPr>
    </w:p>
    <w:p w14:paraId="20BD9A1A" w14:textId="1BE9CB9A" w:rsidR="002F52B7" w:rsidRPr="00981CE9" w:rsidRDefault="002F52B7">
      <w:pPr>
        <w:spacing w:line="360" w:lineRule="auto"/>
        <w:jc w:val="both"/>
        <w:rPr>
          <w:rFonts w:ascii="Arial" w:eastAsia="Arial" w:hAnsi="Arial" w:cs="Arial"/>
          <w:sz w:val="24"/>
          <w:szCs w:val="24"/>
        </w:rPr>
      </w:pPr>
    </w:p>
    <w:p w14:paraId="74FB9E6A" w14:textId="77777777" w:rsidR="00A9560D" w:rsidRDefault="00A9560D">
      <w:pPr>
        <w:spacing w:line="360" w:lineRule="auto"/>
        <w:jc w:val="both"/>
        <w:rPr>
          <w:rFonts w:ascii="Arial" w:eastAsia="Arial" w:hAnsi="Arial" w:cs="Arial"/>
          <w:b/>
          <w:sz w:val="24"/>
          <w:szCs w:val="24"/>
        </w:rPr>
      </w:pPr>
    </w:p>
    <w:p w14:paraId="7334A00B" w14:textId="3C02940D" w:rsidR="00317BA9" w:rsidRPr="00B2565E" w:rsidRDefault="00317BA9" w:rsidP="00B2565E">
      <w:pPr>
        <w:pStyle w:val="Ttulo2"/>
        <w:rPr>
          <w:rFonts w:ascii="Arial" w:eastAsia="Arial" w:hAnsi="Arial" w:cs="Arial"/>
          <w:color w:val="auto"/>
        </w:rPr>
      </w:pPr>
      <w:bookmarkStart w:id="42" w:name="_Toc212799590"/>
      <w:r w:rsidRPr="00B2565E">
        <w:rPr>
          <w:rFonts w:ascii="Arial" w:eastAsia="Arial" w:hAnsi="Arial" w:cs="Arial"/>
          <w:color w:val="auto"/>
        </w:rPr>
        <w:t>3.</w:t>
      </w:r>
      <w:r w:rsidR="00BB5364">
        <w:rPr>
          <w:rFonts w:ascii="Arial" w:eastAsia="Arial" w:hAnsi="Arial" w:cs="Arial"/>
          <w:color w:val="auto"/>
        </w:rPr>
        <w:t>5</w:t>
      </w:r>
      <w:r w:rsidR="00AA0F25" w:rsidRPr="00B2565E">
        <w:rPr>
          <w:rFonts w:ascii="Arial" w:eastAsia="Arial" w:hAnsi="Arial" w:cs="Arial"/>
          <w:color w:val="auto"/>
        </w:rPr>
        <w:t xml:space="preserve"> Arduino</w:t>
      </w:r>
      <w:bookmarkEnd w:id="42"/>
    </w:p>
    <w:p w14:paraId="4BDA1265" w14:textId="77777777" w:rsidR="00AA0F25" w:rsidRPr="00981CE9" w:rsidRDefault="00AA0F25" w:rsidP="00AA0F25">
      <w:pPr>
        <w:spacing w:line="360" w:lineRule="auto"/>
        <w:ind w:firstLine="720"/>
        <w:jc w:val="both"/>
        <w:rPr>
          <w:rFonts w:ascii="Arial" w:eastAsia="Arial" w:hAnsi="Arial" w:cs="Arial"/>
          <w:sz w:val="24"/>
          <w:szCs w:val="24"/>
        </w:rPr>
      </w:pPr>
      <w:r w:rsidRPr="00981CE9">
        <w:rPr>
          <w:rFonts w:ascii="Arial" w:eastAsia="Arial" w:hAnsi="Arial" w:cs="Arial"/>
          <w:sz w:val="24"/>
          <w:szCs w:val="24"/>
        </w:rPr>
        <w:t>Como complemento ao sistema de localização via aplicativo, foi desenvolvido um protótipo de chaveiro rastreador que funciona como dispositivo físico alternativo para casos em que o usuário não esteja com o smartphone. A proposta consiste em criar um dispositivo compacto, produzido através de impressão 3D, que incorporasse um módulo GPS e um microcontrolador Arduino Nano para transmissão contínua de coordenadas geográficas.</w:t>
      </w:r>
    </w:p>
    <w:p w14:paraId="08007DD8" w14:textId="77777777" w:rsidR="00AA0F25" w:rsidRPr="00981CE9" w:rsidRDefault="00AA0F25" w:rsidP="00AA0F25">
      <w:pPr>
        <w:spacing w:line="360" w:lineRule="auto"/>
        <w:jc w:val="both"/>
        <w:rPr>
          <w:rFonts w:ascii="Arial" w:eastAsia="Arial" w:hAnsi="Arial" w:cs="Arial"/>
          <w:sz w:val="24"/>
          <w:szCs w:val="24"/>
        </w:rPr>
      </w:pPr>
    </w:p>
    <w:p w14:paraId="15E87015" w14:textId="77777777" w:rsidR="00AA0F25" w:rsidRPr="00981CE9" w:rsidRDefault="00AA0F25" w:rsidP="00AA0F25">
      <w:pPr>
        <w:spacing w:line="360" w:lineRule="auto"/>
        <w:ind w:firstLine="720"/>
        <w:jc w:val="both"/>
        <w:rPr>
          <w:rFonts w:ascii="Arial" w:eastAsia="Arial" w:hAnsi="Arial" w:cs="Arial"/>
          <w:sz w:val="24"/>
          <w:szCs w:val="24"/>
        </w:rPr>
      </w:pPr>
      <w:r w:rsidRPr="00981CE9">
        <w:rPr>
          <w:rFonts w:ascii="Arial" w:eastAsia="Arial" w:hAnsi="Arial" w:cs="Arial"/>
          <w:sz w:val="24"/>
          <w:szCs w:val="24"/>
        </w:rPr>
        <w:t>O sistema foi concebido para operar de forma autônoma: o Arduino Nano processa os dados de localização recebidos pelo módulo GPS e os transmite via conexão móvel (utilizando um módulo GSM/GPRS) diretamente para a plataforma, onde seria associado ao perfil do usuário e visualizados em tempo real através do aplicativo e site. Dessa forma, enquanto o usuário estiver portando o chaveiro, sua localização estará sendo automaticamente compartilhada com seus contatos de confiança, oferecendo uma camada adicional de segurança.</w:t>
      </w:r>
    </w:p>
    <w:p w14:paraId="11209A57" w14:textId="77777777" w:rsidR="00AA0F25" w:rsidRPr="00981CE9" w:rsidRDefault="00AA0F25" w:rsidP="00AA0F25">
      <w:pPr>
        <w:spacing w:line="360" w:lineRule="auto"/>
        <w:jc w:val="both"/>
        <w:rPr>
          <w:rFonts w:ascii="Arial" w:eastAsia="Arial" w:hAnsi="Arial" w:cs="Arial"/>
          <w:sz w:val="24"/>
          <w:szCs w:val="24"/>
        </w:rPr>
      </w:pPr>
    </w:p>
    <w:p w14:paraId="2ACDC4BD" w14:textId="606F999C" w:rsidR="00AA0F25" w:rsidRPr="00981CE9" w:rsidRDefault="00AA0F25" w:rsidP="00AA0F25">
      <w:pPr>
        <w:spacing w:line="360" w:lineRule="auto"/>
        <w:ind w:firstLine="720"/>
        <w:jc w:val="both"/>
        <w:rPr>
          <w:rFonts w:ascii="Arial" w:eastAsia="Arial" w:hAnsi="Arial" w:cs="Arial"/>
          <w:sz w:val="24"/>
          <w:szCs w:val="24"/>
        </w:rPr>
      </w:pPr>
      <w:r w:rsidRPr="00981CE9">
        <w:rPr>
          <w:rFonts w:ascii="Arial" w:eastAsia="Arial" w:hAnsi="Arial" w:cs="Arial"/>
          <w:sz w:val="24"/>
          <w:szCs w:val="24"/>
        </w:rPr>
        <w:lastRenderedPageBreak/>
        <w:t>Foram projetados alguns modelos de chaveiro, permitindo que os usuários escolhessem a opção que melhor se adequasse às suas preferências pessoais. No entanto, durante a fase de testes, não foi possível obter os resultados esperados em termos de precisão na localização, autonomia da bateria e estabilidade na transmissão de dados. Essas limitações técnicas identificadas indicam a necessidade de realização de novos testes e refinamentos no protótipo.</w:t>
      </w:r>
    </w:p>
    <w:p w14:paraId="330144ED" w14:textId="77777777" w:rsidR="00AA0F25" w:rsidRPr="00981CE9" w:rsidRDefault="00AA0F25" w:rsidP="00AA0F25">
      <w:pPr>
        <w:spacing w:line="360" w:lineRule="auto"/>
        <w:jc w:val="both"/>
        <w:rPr>
          <w:rFonts w:ascii="Arial" w:eastAsia="Arial" w:hAnsi="Arial" w:cs="Arial"/>
          <w:sz w:val="24"/>
          <w:szCs w:val="24"/>
        </w:rPr>
      </w:pPr>
    </w:p>
    <w:p w14:paraId="2D9DA95F" w14:textId="7A093BE7" w:rsidR="00AA0F25" w:rsidRPr="00981CE9" w:rsidRDefault="00AA0F25" w:rsidP="00AA0F25">
      <w:pPr>
        <w:spacing w:line="360" w:lineRule="auto"/>
        <w:ind w:firstLine="720"/>
        <w:jc w:val="both"/>
        <w:rPr>
          <w:rFonts w:ascii="Arial" w:eastAsia="Arial" w:hAnsi="Arial" w:cs="Arial"/>
          <w:sz w:val="24"/>
          <w:szCs w:val="24"/>
        </w:rPr>
      </w:pPr>
      <w:r w:rsidRPr="00981CE9">
        <w:rPr>
          <w:rFonts w:ascii="Arial" w:eastAsia="Arial" w:hAnsi="Arial" w:cs="Arial"/>
          <w:sz w:val="24"/>
          <w:szCs w:val="24"/>
        </w:rPr>
        <w:t xml:space="preserve"> A concepção deste dispositivo físico representa um importante complemento à solução tecnológica proposta, pois oferece uma alternativa adicional que pode garantir a segurança do usuário mesmo em situações onde o celular não esteja disponível, reforçando o compromisso do sistema com a proteção integral dos indivíduos.</w:t>
      </w:r>
    </w:p>
    <w:p w14:paraId="057FD2CF" w14:textId="77777777" w:rsidR="00AA0F25" w:rsidRPr="00A9560D" w:rsidRDefault="00AA0F25" w:rsidP="00AA0F25">
      <w:pPr>
        <w:spacing w:line="360" w:lineRule="auto"/>
        <w:ind w:firstLine="720"/>
        <w:jc w:val="both"/>
        <w:rPr>
          <w:rFonts w:ascii="Arial" w:eastAsia="Arial" w:hAnsi="Arial" w:cs="Arial"/>
          <w:sz w:val="24"/>
          <w:szCs w:val="24"/>
        </w:rPr>
      </w:pPr>
    </w:p>
    <w:p w14:paraId="0D83F880" w14:textId="79F7D858" w:rsidR="00550F01" w:rsidRDefault="0072005C" w:rsidP="00550F01">
      <w:pPr>
        <w:pStyle w:val="Legenda"/>
        <w:ind w:firstLine="720"/>
        <w:rPr>
          <w:rFonts w:ascii="Arial" w:hAnsi="Arial" w:cs="Arial"/>
          <w:b/>
          <w:i w:val="0"/>
          <w:color w:val="auto"/>
          <w:sz w:val="24"/>
          <w:szCs w:val="24"/>
        </w:rPr>
      </w:pPr>
      <w:bookmarkStart w:id="43" w:name="_Toc212809268"/>
      <w:r w:rsidRPr="00A9560D">
        <w:rPr>
          <w:rFonts w:ascii="Arial" w:hAnsi="Arial" w:cs="Arial"/>
          <w:b/>
          <w:i w:val="0"/>
          <w:color w:val="auto"/>
          <w:sz w:val="24"/>
          <w:szCs w:val="24"/>
        </w:rPr>
        <w:t xml:space="preserve">Figura </w:t>
      </w:r>
      <w:r w:rsidR="00C91EF6">
        <w:rPr>
          <w:rFonts w:ascii="Arial" w:hAnsi="Arial" w:cs="Arial"/>
          <w:b/>
          <w:i w:val="0"/>
          <w:color w:val="auto"/>
          <w:sz w:val="24"/>
          <w:szCs w:val="24"/>
        </w:rPr>
        <w:fldChar w:fldCharType="begin"/>
      </w:r>
      <w:r w:rsidR="00C91EF6">
        <w:rPr>
          <w:rFonts w:ascii="Arial" w:hAnsi="Arial" w:cs="Arial"/>
          <w:b/>
          <w:i w:val="0"/>
          <w:color w:val="auto"/>
          <w:sz w:val="24"/>
          <w:szCs w:val="24"/>
        </w:rPr>
        <w:instrText xml:space="preserve"> SEQ Figura \* ARABIC </w:instrText>
      </w:r>
      <w:r w:rsidR="00C91EF6">
        <w:rPr>
          <w:rFonts w:ascii="Arial" w:hAnsi="Arial" w:cs="Arial"/>
          <w:b/>
          <w:i w:val="0"/>
          <w:color w:val="auto"/>
          <w:sz w:val="24"/>
          <w:szCs w:val="24"/>
        </w:rPr>
        <w:fldChar w:fldCharType="separate"/>
      </w:r>
      <w:r w:rsidR="00C91EF6">
        <w:rPr>
          <w:rFonts w:ascii="Arial" w:hAnsi="Arial" w:cs="Arial"/>
          <w:b/>
          <w:i w:val="0"/>
          <w:noProof/>
          <w:color w:val="auto"/>
          <w:sz w:val="24"/>
          <w:szCs w:val="24"/>
        </w:rPr>
        <w:t>19</w:t>
      </w:r>
      <w:r w:rsidR="00C91EF6">
        <w:rPr>
          <w:rFonts w:ascii="Arial" w:hAnsi="Arial" w:cs="Arial"/>
          <w:b/>
          <w:i w:val="0"/>
          <w:color w:val="auto"/>
          <w:sz w:val="24"/>
          <w:szCs w:val="24"/>
        </w:rPr>
        <w:fldChar w:fldCharType="end"/>
      </w:r>
      <w:r w:rsidRPr="00A9560D">
        <w:rPr>
          <w:rFonts w:ascii="Arial" w:hAnsi="Arial" w:cs="Arial"/>
          <w:b/>
          <w:i w:val="0"/>
          <w:color w:val="auto"/>
          <w:sz w:val="24"/>
          <w:szCs w:val="24"/>
        </w:rPr>
        <w:t xml:space="preserve"> – Modelo do Chaveiro</w:t>
      </w:r>
      <w:bookmarkEnd w:id="43"/>
    </w:p>
    <w:p w14:paraId="4CC7E2F7" w14:textId="2B5AF9AB" w:rsidR="00550F01" w:rsidRDefault="00550F01" w:rsidP="00550F01">
      <w:pPr>
        <w:rPr>
          <w:rFonts w:eastAsia="Arial"/>
        </w:rPr>
      </w:pPr>
    </w:p>
    <w:p w14:paraId="5C28EA17" w14:textId="28A94D72" w:rsidR="00550F01" w:rsidRDefault="00550F01" w:rsidP="00550F01">
      <w:pPr>
        <w:rPr>
          <w:rFonts w:eastAsia="Arial"/>
        </w:rPr>
      </w:pPr>
    </w:p>
    <w:p w14:paraId="020CE722" w14:textId="440BB93A" w:rsidR="00550F01" w:rsidRDefault="00550F01" w:rsidP="00550F01">
      <w:pPr>
        <w:rPr>
          <w:rFonts w:eastAsia="Arial"/>
        </w:rPr>
      </w:pPr>
    </w:p>
    <w:p w14:paraId="10CDB08E" w14:textId="3DFAF0D5" w:rsidR="00550F01" w:rsidRDefault="00550F01" w:rsidP="00550F01">
      <w:pPr>
        <w:rPr>
          <w:rFonts w:eastAsia="Arial"/>
        </w:rPr>
      </w:pPr>
    </w:p>
    <w:p w14:paraId="1EE9729E" w14:textId="7CDEC8B3" w:rsidR="00550F01" w:rsidRDefault="00550F01" w:rsidP="00550F01">
      <w:pPr>
        <w:rPr>
          <w:rFonts w:eastAsia="Arial"/>
        </w:rPr>
      </w:pPr>
    </w:p>
    <w:p w14:paraId="09C668CD" w14:textId="74E10426" w:rsidR="00550F01" w:rsidRPr="00550F01" w:rsidRDefault="00550F01" w:rsidP="00550F01">
      <w:pPr>
        <w:rPr>
          <w:rFonts w:eastAsia="Arial"/>
        </w:rPr>
      </w:pPr>
      <w:r>
        <w:rPr>
          <w:rFonts w:eastAsia="Arial"/>
        </w:rPr>
        <w:t xml:space="preserve">                                     A                                                B                                                  C</w:t>
      </w:r>
    </w:p>
    <w:p w14:paraId="2580F9B5" w14:textId="2E6ED5DA" w:rsidR="00BB5364" w:rsidRDefault="00AA0F25" w:rsidP="003B5643">
      <w:pPr>
        <w:spacing w:line="360" w:lineRule="auto"/>
        <w:jc w:val="center"/>
        <w:rPr>
          <w:rFonts w:ascii="Arial" w:eastAsia="Arial" w:hAnsi="Arial" w:cs="Arial"/>
          <w:sz w:val="24"/>
          <w:szCs w:val="24"/>
        </w:rPr>
      </w:pPr>
      <w:r w:rsidRPr="00981CE9">
        <w:rPr>
          <w:rFonts w:ascii="Arial" w:eastAsia="Arial" w:hAnsi="Arial" w:cs="Arial"/>
          <w:noProof/>
          <w:sz w:val="24"/>
          <w:szCs w:val="24"/>
        </w:rPr>
        <w:drawing>
          <wp:inline distT="0" distB="0" distL="0" distR="0" wp14:anchorId="7FCE70D4" wp14:editId="37D85DA2">
            <wp:extent cx="1584000" cy="198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esign sem nome (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4000" cy="1980000"/>
                    </a:xfrm>
                    <a:prstGeom prst="rect">
                      <a:avLst/>
                    </a:prstGeom>
                  </pic:spPr>
                </pic:pic>
              </a:graphicData>
            </a:graphic>
          </wp:inline>
        </w:drawing>
      </w:r>
      <w:r w:rsidRPr="00981CE9">
        <w:rPr>
          <w:rFonts w:ascii="Arial" w:eastAsia="Arial" w:hAnsi="Arial" w:cs="Arial"/>
          <w:noProof/>
          <w:sz w:val="24"/>
          <w:szCs w:val="24"/>
        </w:rPr>
        <w:drawing>
          <wp:inline distT="0" distB="0" distL="0" distR="0" wp14:anchorId="77225CE1" wp14:editId="3D4915DC">
            <wp:extent cx="1584000" cy="198000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sign sem nome (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84000" cy="1980000"/>
                    </a:xfrm>
                    <a:prstGeom prst="rect">
                      <a:avLst/>
                    </a:prstGeom>
                  </pic:spPr>
                </pic:pic>
              </a:graphicData>
            </a:graphic>
          </wp:inline>
        </w:drawing>
      </w:r>
      <w:r w:rsidRPr="00981CE9">
        <w:rPr>
          <w:rFonts w:ascii="Arial" w:eastAsia="Arial" w:hAnsi="Arial" w:cs="Arial"/>
          <w:noProof/>
          <w:sz w:val="24"/>
          <w:szCs w:val="24"/>
        </w:rPr>
        <w:drawing>
          <wp:inline distT="0" distB="0" distL="0" distR="0" wp14:anchorId="30AB638A" wp14:editId="03E9C483">
            <wp:extent cx="1584000" cy="198000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sign sem nome (4).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84000" cy="1980000"/>
                    </a:xfrm>
                    <a:prstGeom prst="rect">
                      <a:avLst/>
                    </a:prstGeom>
                  </pic:spPr>
                </pic:pic>
              </a:graphicData>
            </a:graphic>
          </wp:inline>
        </w:drawing>
      </w:r>
    </w:p>
    <w:p w14:paraId="51E4595E" w14:textId="59E26B66" w:rsidR="00AA0F25" w:rsidRDefault="00AA0F25" w:rsidP="00AA0F25">
      <w:pPr>
        <w:spacing w:line="360" w:lineRule="auto"/>
        <w:jc w:val="center"/>
        <w:rPr>
          <w:rFonts w:ascii="Arial" w:eastAsia="Arial" w:hAnsi="Arial" w:cs="Arial"/>
          <w:sz w:val="24"/>
          <w:szCs w:val="24"/>
        </w:rPr>
      </w:pPr>
      <w:r w:rsidRPr="00981CE9">
        <w:rPr>
          <w:rFonts w:ascii="Arial" w:eastAsia="Arial" w:hAnsi="Arial" w:cs="Arial"/>
          <w:sz w:val="24"/>
          <w:szCs w:val="24"/>
        </w:rPr>
        <w:t>Fonte</w:t>
      </w:r>
      <w:r w:rsidR="00550F01">
        <w:rPr>
          <w:rFonts w:ascii="Arial" w:eastAsia="Arial" w:hAnsi="Arial" w:cs="Arial"/>
          <w:sz w:val="24"/>
          <w:szCs w:val="24"/>
        </w:rPr>
        <w:t xml:space="preserve"> A: </w:t>
      </w:r>
      <w:r w:rsidR="00316938">
        <w:rPr>
          <w:rFonts w:ascii="Arial" w:eastAsia="Arial" w:hAnsi="Arial" w:cs="Arial"/>
          <w:sz w:val="24"/>
          <w:szCs w:val="24"/>
        </w:rPr>
        <w:t xml:space="preserve">Imagem retirada de </w:t>
      </w:r>
      <w:r w:rsidR="00526E50">
        <w:rPr>
          <w:rFonts w:ascii="Arial" w:eastAsia="Arial" w:hAnsi="Arial" w:cs="Arial"/>
          <w:sz w:val="24"/>
          <w:szCs w:val="24"/>
        </w:rPr>
        <w:t xml:space="preserve">Baby </w:t>
      </w:r>
      <w:proofErr w:type="spellStart"/>
      <w:r w:rsidR="00526E50">
        <w:rPr>
          <w:rFonts w:ascii="Arial" w:eastAsia="Arial" w:hAnsi="Arial" w:cs="Arial"/>
          <w:sz w:val="24"/>
          <w:szCs w:val="24"/>
        </w:rPr>
        <w:t>Astronaut</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Printables</w:t>
      </w:r>
      <w:proofErr w:type="spellEnd"/>
      <w:r w:rsidR="00526E50">
        <w:rPr>
          <w:rFonts w:ascii="Arial" w:eastAsia="Arial" w:hAnsi="Arial" w:cs="Arial"/>
          <w:sz w:val="24"/>
          <w:szCs w:val="24"/>
        </w:rPr>
        <w:t>)</w:t>
      </w:r>
      <w:r w:rsidR="00316938">
        <w:rPr>
          <w:rFonts w:ascii="Arial" w:eastAsia="Arial" w:hAnsi="Arial" w:cs="Arial"/>
          <w:sz w:val="24"/>
          <w:szCs w:val="24"/>
        </w:rPr>
        <w:t>.</w:t>
      </w:r>
    </w:p>
    <w:p w14:paraId="424A2A2C" w14:textId="15C61026" w:rsidR="00550F01" w:rsidRDefault="00550F01" w:rsidP="00550F01">
      <w:pPr>
        <w:spacing w:line="360" w:lineRule="auto"/>
        <w:jc w:val="center"/>
        <w:rPr>
          <w:rFonts w:ascii="Arial" w:eastAsia="Arial" w:hAnsi="Arial" w:cs="Arial"/>
          <w:sz w:val="24"/>
          <w:szCs w:val="24"/>
        </w:rPr>
      </w:pPr>
      <w:r>
        <w:rPr>
          <w:rFonts w:ascii="Arial" w:eastAsia="Arial" w:hAnsi="Arial" w:cs="Arial"/>
          <w:sz w:val="24"/>
          <w:szCs w:val="24"/>
        </w:rPr>
        <w:t xml:space="preserve">Fonte B: </w:t>
      </w:r>
      <w:r w:rsidR="00316938">
        <w:rPr>
          <w:rFonts w:ascii="Arial" w:eastAsia="Arial" w:hAnsi="Arial" w:cs="Arial"/>
          <w:sz w:val="24"/>
          <w:szCs w:val="24"/>
        </w:rPr>
        <w:t xml:space="preserve">Imagem retirada de </w:t>
      </w:r>
      <w:proofErr w:type="spellStart"/>
      <w:r w:rsidR="00526E50">
        <w:rPr>
          <w:rFonts w:ascii="Arial" w:eastAsia="Arial" w:hAnsi="Arial" w:cs="Arial"/>
          <w:sz w:val="24"/>
          <w:szCs w:val="24"/>
        </w:rPr>
        <w:t>Astronaunt</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Sitting</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on</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the</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Moon</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Thingiverse</w:t>
      </w:r>
      <w:proofErr w:type="spellEnd"/>
      <w:r w:rsidR="00526E50">
        <w:rPr>
          <w:rFonts w:ascii="Arial" w:eastAsia="Arial" w:hAnsi="Arial" w:cs="Arial"/>
          <w:sz w:val="24"/>
          <w:szCs w:val="24"/>
        </w:rPr>
        <w:t>)</w:t>
      </w:r>
      <w:r w:rsidR="00316938">
        <w:rPr>
          <w:rFonts w:ascii="Arial" w:eastAsia="Arial" w:hAnsi="Arial" w:cs="Arial"/>
          <w:sz w:val="24"/>
          <w:szCs w:val="24"/>
        </w:rPr>
        <w:t>.</w:t>
      </w:r>
    </w:p>
    <w:p w14:paraId="0A084DC7" w14:textId="07191AAB" w:rsidR="00550F01" w:rsidRPr="00981CE9" w:rsidRDefault="00550F01" w:rsidP="00550F01">
      <w:pPr>
        <w:spacing w:line="360" w:lineRule="auto"/>
        <w:jc w:val="center"/>
        <w:rPr>
          <w:rFonts w:ascii="Arial" w:eastAsia="Arial" w:hAnsi="Arial" w:cs="Arial"/>
          <w:sz w:val="24"/>
          <w:szCs w:val="24"/>
        </w:rPr>
      </w:pPr>
      <w:r>
        <w:rPr>
          <w:rFonts w:ascii="Arial" w:eastAsia="Arial" w:hAnsi="Arial" w:cs="Arial"/>
          <w:sz w:val="24"/>
          <w:szCs w:val="24"/>
        </w:rPr>
        <w:t>Fonte C:</w:t>
      </w:r>
      <w:r w:rsidR="00316938">
        <w:rPr>
          <w:rFonts w:ascii="Arial" w:eastAsia="Arial" w:hAnsi="Arial" w:cs="Arial"/>
          <w:sz w:val="24"/>
          <w:szCs w:val="24"/>
        </w:rPr>
        <w:t xml:space="preserve"> Imagem retirada de </w:t>
      </w:r>
      <w:proofErr w:type="spellStart"/>
      <w:r w:rsidR="00526E50">
        <w:rPr>
          <w:rFonts w:ascii="Arial" w:eastAsia="Arial" w:hAnsi="Arial" w:cs="Arial"/>
          <w:sz w:val="24"/>
          <w:szCs w:val="24"/>
        </w:rPr>
        <w:t>Astronaut</w:t>
      </w:r>
      <w:proofErr w:type="spellEnd"/>
      <w:r w:rsidR="00526E50">
        <w:rPr>
          <w:rFonts w:ascii="Arial" w:eastAsia="Arial" w:hAnsi="Arial" w:cs="Arial"/>
          <w:sz w:val="24"/>
          <w:szCs w:val="24"/>
        </w:rPr>
        <w:t xml:space="preserve"> </w:t>
      </w:r>
      <w:proofErr w:type="spellStart"/>
      <w:r w:rsidR="00526E50">
        <w:rPr>
          <w:rFonts w:ascii="Arial" w:eastAsia="Arial" w:hAnsi="Arial" w:cs="Arial"/>
          <w:sz w:val="24"/>
          <w:szCs w:val="24"/>
        </w:rPr>
        <w:t>Cat</w:t>
      </w:r>
      <w:proofErr w:type="spellEnd"/>
      <w:r w:rsidR="00526E50">
        <w:rPr>
          <w:rFonts w:ascii="Arial" w:eastAsia="Arial" w:hAnsi="Arial" w:cs="Arial"/>
          <w:sz w:val="24"/>
          <w:szCs w:val="24"/>
        </w:rPr>
        <w:t xml:space="preserve"> (</w:t>
      </w:r>
      <w:proofErr w:type="spellStart"/>
      <w:r w:rsidR="00316938">
        <w:rPr>
          <w:rFonts w:ascii="Arial" w:eastAsia="Arial" w:hAnsi="Arial" w:cs="Arial"/>
          <w:sz w:val="24"/>
          <w:szCs w:val="24"/>
        </w:rPr>
        <w:t>P</w:t>
      </w:r>
      <w:r w:rsidRPr="00550F01">
        <w:rPr>
          <w:rFonts w:ascii="Arial" w:eastAsia="Arial" w:hAnsi="Arial" w:cs="Arial"/>
          <w:sz w:val="24"/>
          <w:szCs w:val="24"/>
        </w:rPr>
        <w:t>rintables</w:t>
      </w:r>
      <w:proofErr w:type="spellEnd"/>
      <w:r w:rsidR="00526E50">
        <w:rPr>
          <w:rFonts w:ascii="Arial" w:eastAsia="Arial" w:hAnsi="Arial" w:cs="Arial"/>
          <w:sz w:val="24"/>
          <w:szCs w:val="24"/>
        </w:rPr>
        <w:t>)</w:t>
      </w:r>
      <w:r w:rsidR="00316938">
        <w:rPr>
          <w:rFonts w:ascii="Arial" w:eastAsia="Arial" w:hAnsi="Arial" w:cs="Arial"/>
          <w:sz w:val="24"/>
          <w:szCs w:val="24"/>
        </w:rPr>
        <w:t>.</w:t>
      </w:r>
    </w:p>
    <w:p w14:paraId="60A08439" w14:textId="43F02648" w:rsidR="00AA0F25" w:rsidRDefault="00AA0F25" w:rsidP="00C91EF6">
      <w:pPr>
        <w:spacing w:line="360" w:lineRule="auto"/>
        <w:jc w:val="both"/>
        <w:rPr>
          <w:rFonts w:ascii="Arial" w:eastAsia="Arial" w:hAnsi="Arial" w:cs="Arial"/>
          <w:sz w:val="24"/>
          <w:szCs w:val="24"/>
        </w:rPr>
      </w:pPr>
    </w:p>
    <w:p w14:paraId="5CED197A" w14:textId="6D59FCFE" w:rsidR="00C91EF6" w:rsidRPr="00C91EF6" w:rsidRDefault="00C91EF6" w:rsidP="00C91EF6">
      <w:pPr>
        <w:pStyle w:val="Legenda"/>
        <w:keepNext/>
        <w:ind w:firstLine="720"/>
        <w:rPr>
          <w:rFonts w:ascii="Arial" w:hAnsi="Arial" w:cs="Arial"/>
          <w:b/>
          <w:i w:val="0"/>
          <w:color w:val="auto"/>
          <w:sz w:val="24"/>
          <w:szCs w:val="24"/>
        </w:rPr>
      </w:pPr>
      <w:bookmarkStart w:id="44" w:name="_Toc212809269"/>
      <w:r w:rsidRPr="00C91EF6">
        <w:rPr>
          <w:rFonts w:ascii="Arial" w:hAnsi="Arial" w:cs="Arial"/>
          <w:b/>
          <w:i w:val="0"/>
          <w:color w:val="auto"/>
          <w:sz w:val="24"/>
          <w:szCs w:val="24"/>
        </w:rPr>
        <w:lastRenderedPageBreak/>
        <w:t xml:space="preserve">Figura </w:t>
      </w:r>
      <w:r w:rsidRPr="00C91EF6">
        <w:rPr>
          <w:rFonts w:ascii="Arial" w:hAnsi="Arial" w:cs="Arial"/>
          <w:b/>
          <w:i w:val="0"/>
          <w:color w:val="auto"/>
          <w:sz w:val="24"/>
          <w:szCs w:val="24"/>
        </w:rPr>
        <w:fldChar w:fldCharType="begin"/>
      </w:r>
      <w:r w:rsidRPr="00C91EF6">
        <w:rPr>
          <w:rFonts w:ascii="Arial" w:hAnsi="Arial" w:cs="Arial"/>
          <w:b/>
          <w:i w:val="0"/>
          <w:color w:val="auto"/>
          <w:sz w:val="24"/>
          <w:szCs w:val="24"/>
        </w:rPr>
        <w:instrText xml:space="preserve"> SEQ Figura \* ARABIC </w:instrText>
      </w:r>
      <w:r w:rsidRPr="00C91EF6">
        <w:rPr>
          <w:rFonts w:ascii="Arial" w:hAnsi="Arial" w:cs="Arial"/>
          <w:b/>
          <w:i w:val="0"/>
          <w:color w:val="auto"/>
          <w:sz w:val="24"/>
          <w:szCs w:val="24"/>
        </w:rPr>
        <w:fldChar w:fldCharType="separate"/>
      </w:r>
      <w:r w:rsidRPr="00C91EF6">
        <w:rPr>
          <w:rFonts w:ascii="Arial" w:hAnsi="Arial" w:cs="Arial"/>
          <w:b/>
          <w:i w:val="0"/>
          <w:noProof/>
          <w:color w:val="auto"/>
          <w:sz w:val="24"/>
          <w:szCs w:val="24"/>
        </w:rPr>
        <w:t>20</w:t>
      </w:r>
      <w:r w:rsidRPr="00C91EF6">
        <w:rPr>
          <w:rFonts w:ascii="Arial" w:hAnsi="Arial" w:cs="Arial"/>
          <w:b/>
          <w:i w:val="0"/>
          <w:color w:val="auto"/>
          <w:sz w:val="24"/>
          <w:szCs w:val="24"/>
        </w:rPr>
        <w:fldChar w:fldCharType="end"/>
      </w:r>
      <w:r w:rsidRPr="00C91EF6">
        <w:rPr>
          <w:rFonts w:ascii="Arial" w:hAnsi="Arial" w:cs="Arial"/>
          <w:b/>
          <w:i w:val="0"/>
          <w:color w:val="auto"/>
          <w:sz w:val="24"/>
          <w:szCs w:val="24"/>
        </w:rPr>
        <w:t xml:space="preserve"> - Esquema do Arduino com GPS</w:t>
      </w:r>
      <w:bookmarkEnd w:id="44"/>
    </w:p>
    <w:p w14:paraId="6EF97B5C" w14:textId="3C346F9F" w:rsidR="00C91EF6" w:rsidRDefault="00C91EF6" w:rsidP="00C91EF6">
      <w:pPr>
        <w:spacing w:line="360" w:lineRule="auto"/>
        <w:jc w:val="center"/>
        <w:rPr>
          <w:rFonts w:ascii="Arial" w:eastAsia="Arial" w:hAnsi="Arial" w:cs="Arial"/>
          <w:sz w:val="24"/>
          <w:szCs w:val="24"/>
        </w:rPr>
      </w:pPr>
      <w:r>
        <w:rPr>
          <w:rFonts w:ascii="Arial" w:eastAsia="Arial" w:hAnsi="Arial" w:cs="Arial"/>
          <w:noProof/>
          <w:sz w:val="24"/>
          <w:szCs w:val="24"/>
        </w:rPr>
        <w:drawing>
          <wp:inline distT="0" distB="0" distL="0" distR="0" wp14:anchorId="678EB6DF" wp14:editId="05C62AF2">
            <wp:extent cx="2057400" cy="2229549"/>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4156a6f-4526-4d98-8f01-2308fff30b1b.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1680" cy="2245023"/>
                    </a:xfrm>
                    <a:prstGeom prst="rect">
                      <a:avLst/>
                    </a:prstGeom>
                  </pic:spPr>
                </pic:pic>
              </a:graphicData>
            </a:graphic>
          </wp:inline>
        </w:drawing>
      </w:r>
    </w:p>
    <w:p w14:paraId="42AB0E17" w14:textId="2D529146" w:rsidR="00C91EF6" w:rsidRPr="00981CE9" w:rsidRDefault="00C91EF6" w:rsidP="00C91EF6">
      <w:pPr>
        <w:spacing w:line="360" w:lineRule="auto"/>
        <w:jc w:val="center"/>
        <w:rPr>
          <w:rFonts w:ascii="Arial" w:eastAsia="Arial" w:hAnsi="Arial" w:cs="Arial"/>
          <w:sz w:val="24"/>
          <w:szCs w:val="24"/>
        </w:rPr>
      </w:pPr>
      <w:r>
        <w:rPr>
          <w:rFonts w:ascii="Arial" w:eastAsia="Arial" w:hAnsi="Arial" w:cs="Arial"/>
          <w:sz w:val="24"/>
          <w:szCs w:val="24"/>
        </w:rPr>
        <w:t>Fonte: Do próprio autor, 2025.</w:t>
      </w:r>
    </w:p>
    <w:p w14:paraId="4F87387C" w14:textId="57618899" w:rsidR="002F52B7" w:rsidRPr="00B2565E" w:rsidRDefault="003A6F68" w:rsidP="00B2565E">
      <w:pPr>
        <w:pStyle w:val="Ttulo1"/>
        <w:rPr>
          <w:rFonts w:ascii="Arial" w:eastAsia="Arial" w:hAnsi="Arial" w:cs="Arial"/>
          <w:color w:val="auto"/>
        </w:rPr>
      </w:pPr>
      <w:bookmarkStart w:id="45" w:name="_Toc212799591"/>
      <w:r w:rsidRPr="00B2565E">
        <w:rPr>
          <w:rFonts w:ascii="Arial" w:eastAsia="Arial" w:hAnsi="Arial" w:cs="Arial"/>
          <w:color w:val="auto"/>
        </w:rPr>
        <w:t>4 CONCLUSÃO</w:t>
      </w:r>
      <w:bookmarkEnd w:id="45"/>
    </w:p>
    <w:p w14:paraId="0A392C6A" w14:textId="77777777" w:rsidR="002F52B7" w:rsidRPr="00981CE9" w:rsidRDefault="002F52B7">
      <w:pPr>
        <w:spacing w:line="360" w:lineRule="auto"/>
        <w:jc w:val="both"/>
        <w:rPr>
          <w:rFonts w:ascii="Arial" w:eastAsia="Arial" w:hAnsi="Arial" w:cs="Arial"/>
          <w:b/>
          <w:sz w:val="24"/>
          <w:szCs w:val="24"/>
        </w:rPr>
      </w:pPr>
    </w:p>
    <w:p w14:paraId="1AA31858" w14:textId="77777777" w:rsidR="00345FB4" w:rsidRPr="00981CE9" w:rsidRDefault="003A6F68" w:rsidP="00345FB4">
      <w:pPr>
        <w:spacing w:line="360" w:lineRule="auto"/>
        <w:jc w:val="both"/>
        <w:rPr>
          <w:rFonts w:ascii="Arial" w:eastAsia="Arial" w:hAnsi="Arial" w:cs="Arial"/>
          <w:color w:val="000000"/>
          <w:sz w:val="24"/>
          <w:szCs w:val="24"/>
        </w:rPr>
      </w:pPr>
      <w:r w:rsidRPr="00981CE9">
        <w:rPr>
          <w:rFonts w:ascii="Arial" w:eastAsia="Arial" w:hAnsi="Arial" w:cs="Arial"/>
          <w:color w:val="000000"/>
          <w:sz w:val="24"/>
          <w:szCs w:val="24"/>
        </w:rPr>
        <w:t xml:space="preserve">             </w:t>
      </w:r>
      <w:r w:rsidR="00345FB4" w:rsidRPr="00981CE9">
        <w:rPr>
          <w:rFonts w:ascii="Arial" w:eastAsia="Arial" w:hAnsi="Arial" w:cs="Arial"/>
          <w:color w:val="000000"/>
          <w:sz w:val="24"/>
          <w:szCs w:val="24"/>
        </w:rPr>
        <w:t>Diante do exposto, conclui-se que o sistema desenvolvido atende de forma eficaz aos objetivos propostos neste trabalho, oferecendo uma solução tecnológica integrada para o problema dos desaparecimentos de pessoas. Por meio do aplicativo e do site criados, foi possível estabelecer uma infraestrutura que permite o rastreamento em tempo real de familiares e amigos, a formação de grupos privados de comunicação, a divulgação ampla de casos de desaparecimentos e o envio de alertas de emergência, cumprindo assim todos os objetivos específicos traçados.</w:t>
      </w:r>
    </w:p>
    <w:p w14:paraId="7DE99E70" w14:textId="77777777" w:rsidR="00345FB4" w:rsidRPr="00981CE9" w:rsidRDefault="00345FB4" w:rsidP="00345FB4">
      <w:pPr>
        <w:spacing w:line="360" w:lineRule="auto"/>
        <w:jc w:val="both"/>
        <w:rPr>
          <w:rFonts w:ascii="Arial" w:eastAsia="Arial" w:hAnsi="Arial" w:cs="Arial"/>
          <w:color w:val="000000"/>
          <w:sz w:val="24"/>
          <w:szCs w:val="24"/>
        </w:rPr>
      </w:pPr>
    </w:p>
    <w:p w14:paraId="067030EB" w14:textId="77777777" w:rsidR="00345FB4" w:rsidRPr="00981CE9" w:rsidRDefault="00345FB4" w:rsidP="00345FB4">
      <w:pPr>
        <w:spacing w:line="360" w:lineRule="auto"/>
        <w:ind w:firstLine="720"/>
        <w:jc w:val="both"/>
        <w:rPr>
          <w:rFonts w:ascii="Arial" w:eastAsia="Arial" w:hAnsi="Arial" w:cs="Arial"/>
          <w:color w:val="000000"/>
          <w:sz w:val="24"/>
          <w:szCs w:val="24"/>
        </w:rPr>
      </w:pPr>
      <w:r w:rsidRPr="00981CE9">
        <w:rPr>
          <w:rFonts w:ascii="Arial" w:eastAsia="Arial" w:hAnsi="Arial" w:cs="Arial"/>
          <w:color w:val="000000"/>
          <w:sz w:val="24"/>
          <w:szCs w:val="24"/>
        </w:rPr>
        <w:t>O contato direto com a problemática dos mais de 80 mil casos anuais de desaparecimento no Brasil evidenciou a necessidade urgente de ferramentas que agilizem as buscas e mobilizem a comunidade. O desenvolvimento desta solução mostrou-se válido ao unir tecnologia e engajamento social, criando uma rede de proteção colaborativa que pode significativamente reduzir o tempo de resposta em situações críticas.</w:t>
      </w:r>
    </w:p>
    <w:p w14:paraId="19114F29" w14:textId="77777777" w:rsidR="00345FB4" w:rsidRPr="00981CE9" w:rsidRDefault="00345FB4" w:rsidP="00345FB4">
      <w:pPr>
        <w:spacing w:line="360" w:lineRule="auto"/>
        <w:jc w:val="both"/>
        <w:rPr>
          <w:rFonts w:ascii="Arial" w:eastAsia="Arial" w:hAnsi="Arial" w:cs="Arial"/>
          <w:color w:val="000000"/>
          <w:sz w:val="24"/>
          <w:szCs w:val="24"/>
        </w:rPr>
      </w:pPr>
    </w:p>
    <w:p w14:paraId="48169CAE" w14:textId="77777777" w:rsidR="00345FB4" w:rsidRPr="00981CE9" w:rsidRDefault="00345FB4" w:rsidP="00345FB4">
      <w:pPr>
        <w:spacing w:line="360" w:lineRule="auto"/>
        <w:ind w:firstLine="720"/>
        <w:jc w:val="both"/>
        <w:rPr>
          <w:rFonts w:ascii="Arial" w:eastAsia="Arial" w:hAnsi="Arial" w:cs="Arial"/>
          <w:color w:val="000000"/>
          <w:sz w:val="24"/>
          <w:szCs w:val="24"/>
        </w:rPr>
      </w:pPr>
      <w:r w:rsidRPr="00981CE9">
        <w:rPr>
          <w:rFonts w:ascii="Arial" w:eastAsia="Arial" w:hAnsi="Arial" w:cs="Arial"/>
          <w:color w:val="000000"/>
          <w:sz w:val="24"/>
          <w:szCs w:val="24"/>
        </w:rPr>
        <w:t xml:space="preserve">A inovação da proposta reside na integração entre tecnologia e mobilização social, que transforma dispositivos em instrumentos de segurança coletiva, permitindo que cidadãos comuns, familiares e amigos atuem de maneira coordenada na prevenção e localização de desaparecidos. A integração entre geolocalização, </w:t>
      </w:r>
      <w:r w:rsidRPr="00981CE9">
        <w:rPr>
          <w:rFonts w:ascii="Arial" w:eastAsia="Arial" w:hAnsi="Arial" w:cs="Arial"/>
          <w:color w:val="000000"/>
          <w:sz w:val="24"/>
          <w:szCs w:val="24"/>
        </w:rPr>
        <w:lastRenderedPageBreak/>
        <w:t>comunicação instantânea e divulgação centralizada de informações consolida uma abordagem prática para um problema social complexo.</w:t>
      </w:r>
    </w:p>
    <w:p w14:paraId="26858F50" w14:textId="77777777" w:rsidR="00345FB4" w:rsidRPr="00981CE9" w:rsidRDefault="00345FB4" w:rsidP="00345FB4">
      <w:pPr>
        <w:spacing w:line="360" w:lineRule="auto"/>
        <w:jc w:val="both"/>
        <w:rPr>
          <w:rFonts w:ascii="Arial" w:eastAsia="Arial" w:hAnsi="Arial" w:cs="Arial"/>
          <w:color w:val="000000"/>
          <w:sz w:val="24"/>
          <w:szCs w:val="24"/>
        </w:rPr>
      </w:pPr>
    </w:p>
    <w:p w14:paraId="0F56D2AE" w14:textId="6CD7AA34" w:rsidR="002F52B7" w:rsidRPr="00981CE9" w:rsidRDefault="00345FB4" w:rsidP="00345FB4">
      <w:pPr>
        <w:spacing w:line="360" w:lineRule="auto"/>
        <w:ind w:firstLine="720"/>
        <w:jc w:val="both"/>
        <w:rPr>
          <w:rFonts w:ascii="Arial" w:eastAsia="Arial" w:hAnsi="Arial" w:cs="Arial"/>
          <w:sz w:val="24"/>
          <w:szCs w:val="24"/>
        </w:rPr>
      </w:pPr>
      <w:r w:rsidRPr="00981CE9">
        <w:rPr>
          <w:rFonts w:ascii="Arial" w:eastAsia="Arial" w:hAnsi="Arial" w:cs="Arial"/>
          <w:color w:val="000000"/>
          <w:sz w:val="24"/>
          <w:szCs w:val="24"/>
        </w:rPr>
        <w:t>Por fim, pode-se afirmar que a solução desenvolvida não apenas atingiu seus objetivos técnicos, mas também estabeleceu as bases para uma nova abordagem colaborativa em casos de desaparecimento. O sistema apresenta potencial para expansão com integrações a órgãos oficiais, implementação de inteligência artificial para cruzamento de dados e incorporação de funcionalidades adicionais de segurança, solidificando assim sua contribuição para uma sociedade mais protegida e conectada.</w:t>
      </w:r>
    </w:p>
    <w:p w14:paraId="290583F9" w14:textId="77777777" w:rsidR="002F52B7" w:rsidRPr="00981CE9" w:rsidRDefault="002F52B7">
      <w:pPr>
        <w:ind w:firstLine="709"/>
        <w:jc w:val="both"/>
        <w:rPr>
          <w:rFonts w:ascii="Arial" w:eastAsia="Arial" w:hAnsi="Arial" w:cs="Arial"/>
          <w:sz w:val="24"/>
          <w:szCs w:val="24"/>
        </w:rPr>
      </w:pPr>
    </w:p>
    <w:p w14:paraId="3B7FD67C" w14:textId="77777777" w:rsidR="002F52B7" w:rsidRPr="00981CE9" w:rsidRDefault="002F52B7">
      <w:pPr>
        <w:pBdr>
          <w:top w:val="nil"/>
          <w:left w:val="nil"/>
          <w:bottom w:val="nil"/>
          <w:right w:val="nil"/>
          <w:between w:val="nil"/>
        </w:pBdr>
        <w:spacing w:after="200" w:line="360" w:lineRule="auto"/>
        <w:rPr>
          <w:rFonts w:ascii="Arial" w:eastAsia="Arial" w:hAnsi="Arial" w:cs="Arial"/>
          <w:b/>
          <w:color w:val="000000"/>
          <w:sz w:val="24"/>
          <w:szCs w:val="24"/>
        </w:rPr>
      </w:pPr>
      <w:bookmarkStart w:id="46" w:name="_heading=h.26in1rg" w:colFirst="0" w:colLast="0"/>
      <w:bookmarkEnd w:id="46"/>
    </w:p>
    <w:p w14:paraId="1924F069" w14:textId="7155B22A" w:rsidR="002F52B7" w:rsidRDefault="003A6F68" w:rsidP="00B2565E">
      <w:pPr>
        <w:pStyle w:val="Ttulo1"/>
        <w:rPr>
          <w:rFonts w:ascii="Arial" w:eastAsia="Arial" w:hAnsi="Arial" w:cs="Arial"/>
          <w:color w:val="auto"/>
        </w:rPr>
      </w:pPr>
      <w:bookmarkStart w:id="47" w:name="_Toc212799592"/>
      <w:r w:rsidRPr="00B2565E">
        <w:rPr>
          <w:rFonts w:ascii="Arial" w:eastAsia="Arial" w:hAnsi="Arial" w:cs="Arial"/>
          <w:color w:val="auto"/>
        </w:rPr>
        <w:t>5 REFERÊNCIAS BIBLIOGRÁFICAS</w:t>
      </w:r>
      <w:bookmarkEnd w:id="47"/>
    </w:p>
    <w:p w14:paraId="7FA0DA7B" w14:textId="58EAB02C" w:rsidR="00316938" w:rsidRDefault="00316938" w:rsidP="00316938">
      <w:pPr>
        <w:rPr>
          <w:rFonts w:eastAsia="Arial"/>
        </w:rPr>
      </w:pPr>
    </w:p>
    <w:p w14:paraId="3750B7AC" w14:textId="77777777" w:rsidR="00316938" w:rsidRDefault="00316938" w:rsidP="00316938">
      <w:pPr>
        <w:spacing w:line="360" w:lineRule="auto"/>
        <w:jc w:val="both"/>
        <w:rPr>
          <w:rFonts w:ascii="Arial" w:eastAsia="Arial" w:hAnsi="Arial" w:cs="Arial"/>
          <w:sz w:val="24"/>
          <w:szCs w:val="24"/>
        </w:rPr>
      </w:pPr>
      <w:r w:rsidRPr="00C91EF6">
        <w:rPr>
          <w:rFonts w:ascii="Arial" w:eastAsia="Arial" w:hAnsi="Arial" w:cs="Arial"/>
          <w:sz w:val="24"/>
          <w:szCs w:val="24"/>
        </w:rPr>
        <w:t xml:space="preserve">ARDUINO. </w:t>
      </w:r>
      <w:r w:rsidRPr="00C91EF6">
        <w:rPr>
          <w:rFonts w:ascii="Arial" w:eastAsia="Arial" w:hAnsi="Arial" w:cs="Arial"/>
          <w:b/>
          <w:sz w:val="24"/>
          <w:szCs w:val="24"/>
        </w:rPr>
        <w:t xml:space="preserve">Arduino </w:t>
      </w:r>
      <w:proofErr w:type="spellStart"/>
      <w:r w:rsidRPr="00C91EF6">
        <w:rPr>
          <w:rFonts w:ascii="Arial" w:eastAsia="Arial" w:hAnsi="Arial" w:cs="Arial"/>
          <w:b/>
          <w:sz w:val="24"/>
          <w:szCs w:val="24"/>
        </w:rPr>
        <w:t>Documentation</w:t>
      </w:r>
      <w:proofErr w:type="spellEnd"/>
      <w:r w:rsidRPr="00C91EF6">
        <w:rPr>
          <w:rFonts w:ascii="Arial" w:eastAsia="Arial" w:hAnsi="Arial" w:cs="Arial"/>
          <w:b/>
          <w:sz w:val="24"/>
          <w:szCs w:val="24"/>
        </w:rPr>
        <w:t>.</w:t>
      </w:r>
      <w:r w:rsidRPr="00C91EF6">
        <w:rPr>
          <w:rFonts w:ascii="Arial" w:eastAsia="Arial" w:hAnsi="Arial" w:cs="Arial"/>
          <w:sz w:val="24"/>
          <w:szCs w:val="24"/>
        </w:rPr>
        <w:t xml:space="preserve"> Disponível em: https://docs.arduino.cc. Acesso em: 31 out. 2025.</w:t>
      </w:r>
    </w:p>
    <w:p w14:paraId="3E755BD4" w14:textId="77777777" w:rsidR="00316938" w:rsidRPr="00316938" w:rsidRDefault="00316938" w:rsidP="00316938">
      <w:pPr>
        <w:rPr>
          <w:rFonts w:eastAsia="Arial"/>
        </w:rPr>
      </w:pPr>
    </w:p>
    <w:p w14:paraId="3FF4EC80" w14:textId="725B46DD" w:rsidR="00316938" w:rsidRDefault="00316938" w:rsidP="00316938">
      <w:pPr>
        <w:spacing w:line="360" w:lineRule="auto"/>
        <w:rPr>
          <w:rFonts w:ascii="Arial" w:eastAsia="Arial" w:hAnsi="Arial" w:cs="Arial"/>
          <w:sz w:val="24"/>
          <w:szCs w:val="24"/>
        </w:rPr>
      </w:pPr>
      <w:proofErr w:type="spellStart"/>
      <w:r w:rsidRPr="00550F01">
        <w:rPr>
          <w:rFonts w:ascii="Arial" w:eastAsia="Arial" w:hAnsi="Arial" w:cs="Arial"/>
          <w:b/>
          <w:sz w:val="24"/>
          <w:szCs w:val="24"/>
        </w:rPr>
        <w:t>Astronaut</w:t>
      </w:r>
      <w:proofErr w:type="spellEnd"/>
      <w:r w:rsidRPr="00550F01">
        <w:rPr>
          <w:rFonts w:ascii="Arial" w:eastAsia="Arial" w:hAnsi="Arial" w:cs="Arial"/>
          <w:b/>
          <w:sz w:val="24"/>
          <w:szCs w:val="24"/>
        </w:rPr>
        <w:t xml:space="preserve"> </w:t>
      </w:r>
      <w:proofErr w:type="spellStart"/>
      <w:r w:rsidRPr="00550F01">
        <w:rPr>
          <w:rFonts w:ascii="Arial" w:eastAsia="Arial" w:hAnsi="Arial" w:cs="Arial"/>
          <w:b/>
          <w:sz w:val="24"/>
          <w:szCs w:val="24"/>
        </w:rPr>
        <w:t>Cat</w:t>
      </w:r>
      <w:proofErr w:type="spellEnd"/>
      <w:r w:rsidRPr="00550F01">
        <w:rPr>
          <w:rFonts w:ascii="Arial" w:eastAsia="Arial" w:hAnsi="Arial" w:cs="Arial"/>
          <w:b/>
          <w:sz w:val="24"/>
          <w:szCs w:val="24"/>
        </w:rPr>
        <w:t>! Printables</w:t>
      </w:r>
      <w:r w:rsidRPr="00550F01">
        <w:rPr>
          <w:rFonts w:ascii="Arial" w:eastAsia="Arial" w:hAnsi="Arial" w:cs="Arial"/>
          <w:sz w:val="24"/>
          <w:szCs w:val="24"/>
        </w:rPr>
        <w:t xml:space="preserve">, 4 </w:t>
      </w:r>
      <w:r>
        <w:rPr>
          <w:rFonts w:ascii="Arial" w:eastAsia="Arial" w:hAnsi="Arial" w:cs="Arial"/>
          <w:sz w:val="24"/>
          <w:szCs w:val="24"/>
        </w:rPr>
        <w:t xml:space="preserve">de </w:t>
      </w:r>
      <w:r w:rsidRPr="00550F01">
        <w:rPr>
          <w:rFonts w:ascii="Arial" w:eastAsia="Arial" w:hAnsi="Arial" w:cs="Arial"/>
          <w:sz w:val="24"/>
          <w:szCs w:val="24"/>
        </w:rPr>
        <w:t>maio 2025. Licença: CC BY 4.0. Disponível em: https://www.printables.com/model/1255740-astronaut-cat. Acesso em: 24 out. 202</w:t>
      </w:r>
      <w:r>
        <w:rPr>
          <w:rFonts w:ascii="Arial" w:eastAsia="Arial" w:hAnsi="Arial" w:cs="Arial"/>
          <w:sz w:val="24"/>
          <w:szCs w:val="24"/>
        </w:rPr>
        <w:t>5</w:t>
      </w:r>
      <w:r w:rsidRPr="00550F01">
        <w:rPr>
          <w:rFonts w:ascii="Arial" w:eastAsia="Arial" w:hAnsi="Arial" w:cs="Arial"/>
          <w:sz w:val="24"/>
          <w:szCs w:val="24"/>
        </w:rPr>
        <w:t>.</w:t>
      </w:r>
    </w:p>
    <w:p w14:paraId="32BA824C" w14:textId="38257ABF" w:rsidR="00316938" w:rsidRDefault="00316938" w:rsidP="00316938">
      <w:pPr>
        <w:spacing w:line="360" w:lineRule="auto"/>
        <w:rPr>
          <w:rFonts w:ascii="Arial" w:eastAsia="Arial" w:hAnsi="Arial" w:cs="Arial"/>
          <w:sz w:val="24"/>
          <w:szCs w:val="24"/>
        </w:rPr>
      </w:pPr>
    </w:p>
    <w:p w14:paraId="6656705B" w14:textId="72D92945" w:rsidR="00316938" w:rsidRDefault="00316938" w:rsidP="00316938">
      <w:pPr>
        <w:spacing w:line="360" w:lineRule="auto"/>
        <w:jc w:val="both"/>
        <w:rPr>
          <w:rFonts w:ascii="Arial" w:eastAsia="Arial" w:hAnsi="Arial" w:cs="Arial"/>
          <w:sz w:val="24"/>
          <w:szCs w:val="24"/>
        </w:rPr>
      </w:pPr>
      <w:proofErr w:type="spellStart"/>
      <w:r w:rsidRPr="00550F01">
        <w:rPr>
          <w:rFonts w:ascii="Arial" w:eastAsia="Arial" w:hAnsi="Arial" w:cs="Arial"/>
          <w:b/>
          <w:sz w:val="24"/>
          <w:szCs w:val="24"/>
        </w:rPr>
        <w:t>Astronaut</w:t>
      </w:r>
      <w:proofErr w:type="spellEnd"/>
      <w:r w:rsidRPr="00550F01">
        <w:rPr>
          <w:rFonts w:ascii="Arial" w:eastAsia="Arial" w:hAnsi="Arial" w:cs="Arial"/>
          <w:b/>
          <w:sz w:val="24"/>
          <w:szCs w:val="24"/>
        </w:rPr>
        <w:t xml:space="preserve"> </w:t>
      </w:r>
      <w:proofErr w:type="spellStart"/>
      <w:r w:rsidRPr="00550F01">
        <w:rPr>
          <w:rFonts w:ascii="Arial" w:eastAsia="Arial" w:hAnsi="Arial" w:cs="Arial"/>
          <w:b/>
          <w:sz w:val="24"/>
          <w:szCs w:val="24"/>
        </w:rPr>
        <w:t>sitting</w:t>
      </w:r>
      <w:proofErr w:type="spellEnd"/>
      <w:r w:rsidRPr="00550F01">
        <w:rPr>
          <w:rFonts w:ascii="Arial" w:eastAsia="Arial" w:hAnsi="Arial" w:cs="Arial"/>
          <w:b/>
          <w:sz w:val="24"/>
          <w:szCs w:val="24"/>
        </w:rPr>
        <w:t xml:space="preserve"> </w:t>
      </w:r>
      <w:proofErr w:type="spellStart"/>
      <w:r w:rsidRPr="00550F01">
        <w:rPr>
          <w:rFonts w:ascii="Arial" w:eastAsia="Arial" w:hAnsi="Arial" w:cs="Arial"/>
          <w:b/>
          <w:sz w:val="24"/>
          <w:szCs w:val="24"/>
        </w:rPr>
        <w:t>on</w:t>
      </w:r>
      <w:proofErr w:type="spellEnd"/>
      <w:r w:rsidRPr="00550F01">
        <w:rPr>
          <w:rFonts w:ascii="Arial" w:eastAsia="Arial" w:hAnsi="Arial" w:cs="Arial"/>
          <w:b/>
          <w:sz w:val="24"/>
          <w:szCs w:val="24"/>
        </w:rPr>
        <w:t xml:space="preserve"> </w:t>
      </w:r>
      <w:proofErr w:type="spellStart"/>
      <w:r w:rsidRPr="00550F01">
        <w:rPr>
          <w:rFonts w:ascii="Arial" w:eastAsia="Arial" w:hAnsi="Arial" w:cs="Arial"/>
          <w:b/>
          <w:sz w:val="24"/>
          <w:szCs w:val="24"/>
        </w:rPr>
        <w:t>the</w:t>
      </w:r>
      <w:proofErr w:type="spellEnd"/>
      <w:r w:rsidRPr="00550F01">
        <w:rPr>
          <w:rFonts w:ascii="Arial" w:eastAsia="Arial" w:hAnsi="Arial" w:cs="Arial"/>
          <w:b/>
          <w:sz w:val="24"/>
          <w:szCs w:val="24"/>
        </w:rPr>
        <w:t xml:space="preserve"> </w:t>
      </w:r>
      <w:proofErr w:type="spellStart"/>
      <w:r w:rsidRPr="00550F01">
        <w:rPr>
          <w:rFonts w:ascii="Arial" w:eastAsia="Arial" w:hAnsi="Arial" w:cs="Arial"/>
          <w:b/>
          <w:sz w:val="24"/>
          <w:szCs w:val="24"/>
        </w:rPr>
        <w:t>moon</w:t>
      </w:r>
      <w:proofErr w:type="spellEnd"/>
      <w:r w:rsidRPr="00550F01">
        <w:rPr>
          <w:rFonts w:ascii="Arial" w:eastAsia="Arial" w:hAnsi="Arial" w:cs="Arial"/>
          <w:sz w:val="24"/>
          <w:szCs w:val="24"/>
        </w:rPr>
        <w:t xml:space="preserve"> (complete </w:t>
      </w:r>
      <w:proofErr w:type="spellStart"/>
      <w:r w:rsidRPr="00550F01">
        <w:rPr>
          <w:rFonts w:ascii="Arial" w:eastAsia="Arial" w:hAnsi="Arial" w:cs="Arial"/>
          <w:sz w:val="24"/>
          <w:szCs w:val="24"/>
        </w:rPr>
        <w:t>and</w:t>
      </w:r>
      <w:proofErr w:type="spellEnd"/>
      <w:r w:rsidRPr="00550F01">
        <w:rPr>
          <w:rFonts w:ascii="Arial" w:eastAsia="Arial" w:hAnsi="Arial" w:cs="Arial"/>
          <w:sz w:val="24"/>
          <w:szCs w:val="24"/>
        </w:rPr>
        <w:t xml:space="preserve"> 2 </w:t>
      </w:r>
      <w:proofErr w:type="spellStart"/>
      <w:r w:rsidRPr="00550F01">
        <w:rPr>
          <w:rFonts w:ascii="Arial" w:eastAsia="Arial" w:hAnsi="Arial" w:cs="Arial"/>
          <w:sz w:val="24"/>
          <w:szCs w:val="24"/>
        </w:rPr>
        <w:t>parts</w:t>
      </w:r>
      <w:proofErr w:type="spellEnd"/>
      <w:r w:rsidRPr="00550F01">
        <w:rPr>
          <w:rFonts w:ascii="Arial" w:eastAsia="Arial" w:hAnsi="Arial" w:cs="Arial"/>
          <w:sz w:val="24"/>
          <w:szCs w:val="24"/>
        </w:rPr>
        <w:t>). Thingiverse, 1 jul</w:t>
      </w:r>
      <w:r>
        <w:rPr>
          <w:rFonts w:ascii="Arial" w:eastAsia="Arial" w:hAnsi="Arial" w:cs="Arial"/>
          <w:sz w:val="24"/>
          <w:szCs w:val="24"/>
        </w:rPr>
        <w:t xml:space="preserve">ho </w:t>
      </w:r>
      <w:r w:rsidRPr="00550F01">
        <w:rPr>
          <w:rFonts w:ascii="Arial" w:eastAsia="Arial" w:hAnsi="Arial" w:cs="Arial"/>
          <w:sz w:val="24"/>
          <w:szCs w:val="24"/>
        </w:rPr>
        <w:t>2022. Disponível em: https://www.thingiverse.com/thing:5423136. Acesso em: 24 out. 2025.</w:t>
      </w:r>
    </w:p>
    <w:p w14:paraId="7E566AD9" w14:textId="77777777" w:rsidR="00316938" w:rsidRDefault="00316938" w:rsidP="00316938">
      <w:pPr>
        <w:spacing w:line="360" w:lineRule="auto"/>
        <w:jc w:val="both"/>
        <w:rPr>
          <w:rFonts w:ascii="Arial" w:eastAsia="Arial" w:hAnsi="Arial" w:cs="Arial"/>
          <w:sz w:val="24"/>
          <w:szCs w:val="24"/>
        </w:rPr>
      </w:pPr>
    </w:p>
    <w:p w14:paraId="544E14BF" w14:textId="1AC3984F" w:rsidR="00316938" w:rsidRDefault="00316938" w:rsidP="00316938">
      <w:pPr>
        <w:spacing w:line="360" w:lineRule="auto"/>
        <w:jc w:val="both"/>
        <w:rPr>
          <w:rFonts w:ascii="Arial" w:eastAsia="Arial" w:hAnsi="Arial" w:cs="Arial"/>
          <w:sz w:val="24"/>
          <w:szCs w:val="24"/>
        </w:rPr>
      </w:pPr>
      <w:r w:rsidRPr="00550F01">
        <w:rPr>
          <w:rFonts w:ascii="Arial" w:eastAsia="Arial" w:hAnsi="Arial" w:cs="Arial"/>
          <w:b/>
          <w:sz w:val="24"/>
          <w:szCs w:val="24"/>
        </w:rPr>
        <w:t xml:space="preserve">Baby </w:t>
      </w:r>
      <w:proofErr w:type="spellStart"/>
      <w:r w:rsidRPr="00550F01">
        <w:rPr>
          <w:rFonts w:ascii="Arial" w:eastAsia="Arial" w:hAnsi="Arial" w:cs="Arial"/>
          <w:b/>
          <w:sz w:val="24"/>
          <w:szCs w:val="24"/>
        </w:rPr>
        <w:t>Astronaut</w:t>
      </w:r>
      <w:proofErr w:type="spellEnd"/>
      <w:r w:rsidRPr="00550F01">
        <w:rPr>
          <w:rFonts w:ascii="Arial" w:eastAsia="Arial" w:hAnsi="Arial" w:cs="Arial"/>
          <w:b/>
          <w:sz w:val="24"/>
          <w:szCs w:val="24"/>
        </w:rPr>
        <w:t>. Printables</w:t>
      </w:r>
      <w:r w:rsidRPr="00550F01">
        <w:rPr>
          <w:rFonts w:ascii="Arial" w:eastAsia="Arial" w:hAnsi="Arial" w:cs="Arial"/>
          <w:sz w:val="24"/>
          <w:szCs w:val="24"/>
        </w:rPr>
        <w:t>, 13 ago. 2024. Licença: CC BY 4.0. Disponível em:</w:t>
      </w:r>
      <w:r w:rsidRPr="00550F01">
        <w:t xml:space="preserve"> </w:t>
      </w:r>
      <w:r w:rsidR="00526E50" w:rsidRPr="00526E50">
        <w:rPr>
          <w:rFonts w:ascii="Arial" w:eastAsia="Arial" w:hAnsi="Arial" w:cs="Arial"/>
          <w:sz w:val="24"/>
          <w:szCs w:val="24"/>
        </w:rPr>
        <w:t>https://www.printables.com/model/972929-baby-astronaut</w:t>
      </w:r>
      <w:r w:rsidRPr="00550F01">
        <w:rPr>
          <w:rFonts w:ascii="Arial" w:eastAsia="Arial" w:hAnsi="Arial" w:cs="Arial"/>
          <w:sz w:val="24"/>
          <w:szCs w:val="24"/>
        </w:rPr>
        <w:t>. Acesso em: 24 out. 202</w:t>
      </w:r>
      <w:r>
        <w:rPr>
          <w:rFonts w:ascii="Arial" w:eastAsia="Arial" w:hAnsi="Arial" w:cs="Arial"/>
          <w:sz w:val="24"/>
          <w:szCs w:val="24"/>
        </w:rPr>
        <w:t>5</w:t>
      </w:r>
      <w:r w:rsidRPr="00550F01">
        <w:rPr>
          <w:rFonts w:ascii="Arial" w:eastAsia="Arial" w:hAnsi="Arial" w:cs="Arial"/>
          <w:sz w:val="24"/>
          <w:szCs w:val="24"/>
        </w:rPr>
        <w:t>.</w:t>
      </w:r>
    </w:p>
    <w:p w14:paraId="5A0F40FA" w14:textId="163C96F5" w:rsidR="00316938" w:rsidRDefault="00316938" w:rsidP="00316938">
      <w:pPr>
        <w:spacing w:line="360" w:lineRule="auto"/>
        <w:jc w:val="both"/>
        <w:rPr>
          <w:rFonts w:ascii="Arial" w:eastAsia="Arial" w:hAnsi="Arial" w:cs="Arial"/>
          <w:sz w:val="24"/>
          <w:szCs w:val="24"/>
        </w:rPr>
      </w:pPr>
    </w:p>
    <w:p w14:paraId="2D77EA34" w14:textId="1BA2360C" w:rsidR="00316938" w:rsidRDefault="00316938" w:rsidP="00316938">
      <w:pPr>
        <w:spacing w:line="360" w:lineRule="auto"/>
        <w:jc w:val="both"/>
        <w:rPr>
          <w:rFonts w:ascii="Arial" w:eastAsia="Arial" w:hAnsi="Arial" w:cs="Arial"/>
          <w:sz w:val="24"/>
          <w:szCs w:val="24"/>
        </w:rPr>
      </w:pPr>
      <w:r w:rsidRPr="00C20086">
        <w:rPr>
          <w:rFonts w:ascii="Arial" w:eastAsia="Arial" w:hAnsi="Arial" w:cs="Arial"/>
          <w:sz w:val="24"/>
          <w:szCs w:val="24"/>
        </w:rPr>
        <w:t xml:space="preserve">BRASIL. Lei nº 13.812, de 16 de março de 2019. </w:t>
      </w:r>
      <w:r w:rsidRPr="00C20086">
        <w:rPr>
          <w:rFonts w:ascii="Arial" w:eastAsia="Arial" w:hAnsi="Arial" w:cs="Arial"/>
          <w:b/>
          <w:sz w:val="24"/>
          <w:szCs w:val="24"/>
        </w:rPr>
        <w:t>Institui a Política Nacional de Busca de Pessoas Desaparecidas, cria o Cadastro Nacional de Pessoas Desaparecidas e altera a Lei nº 8.069, de 13 de julho de 1990 (Estatuto da Criança e do Adolescente).</w:t>
      </w:r>
      <w:r w:rsidRPr="00C20086">
        <w:rPr>
          <w:rFonts w:ascii="Arial" w:eastAsia="Arial" w:hAnsi="Arial" w:cs="Arial"/>
          <w:sz w:val="24"/>
          <w:szCs w:val="24"/>
        </w:rPr>
        <w:t xml:space="preserve"> </w:t>
      </w:r>
      <w:r w:rsidRPr="00C20086">
        <w:rPr>
          <w:rFonts w:ascii="Arial" w:eastAsia="Arial" w:hAnsi="Arial" w:cs="Arial"/>
          <w:i/>
          <w:sz w:val="24"/>
          <w:szCs w:val="24"/>
        </w:rPr>
        <w:t>Diário Oficial da União</w:t>
      </w:r>
      <w:r w:rsidRPr="00C20086">
        <w:rPr>
          <w:rFonts w:ascii="Arial" w:eastAsia="Arial" w:hAnsi="Arial" w:cs="Arial"/>
          <w:sz w:val="24"/>
          <w:szCs w:val="24"/>
        </w:rPr>
        <w:t>: edição extra, 18 mar. 2019. Disponível em: https://www.planalto.gov.br/ccivil_03/_ato2019-2022/2019/lei/l13812.htm. Acesso em: 31 out. 2025.</w:t>
      </w:r>
    </w:p>
    <w:p w14:paraId="39001957" w14:textId="77777777" w:rsidR="008C1DD5" w:rsidRDefault="008C1DD5" w:rsidP="00316938">
      <w:pPr>
        <w:spacing w:line="360" w:lineRule="auto"/>
        <w:jc w:val="both"/>
        <w:rPr>
          <w:rFonts w:ascii="Arial" w:eastAsia="Arial" w:hAnsi="Arial" w:cs="Arial"/>
          <w:sz w:val="24"/>
          <w:szCs w:val="24"/>
        </w:rPr>
      </w:pPr>
    </w:p>
    <w:p w14:paraId="43E285B9" w14:textId="77777777" w:rsidR="00316938" w:rsidRDefault="00316938" w:rsidP="00316938">
      <w:pPr>
        <w:spacing w:line="360" w:lineRule="auto"/>
        <w:jc w:val="both"/>
        <w:rPr>
          <w:rFonts w:ascii="Arial" w:eastAsia="Arial" w:hAnsi="Arial" w:cs="Arial"/>
          <w:sz w:val="24"/>
          <w:szCs w:val="24"/>
        </w:rPr>
      </w:pPr>
      <w:r w:rsidRPr="00611C0C">
        <w:rPr>
          <w:rFonts w:ascii="Arial" w:eastAsia="Arial" w:hAnsi="Arial" w:cs="Arial"/>
          <w:sz w:val="24"/>
          <w:szCs w:val="24"/>
        </w:rPr>
        <w:lastRenderedPageBreak/>
        <w:t xml:space="preserve">ENDO, Paulo Cesar. </w:t>
      </w:r>
      <w:r w:rsidRPr="007D5D37">
        <w:rPr>
          <w:rFonts w:ascii="Arial" w:eastAsia="Arial" w:hAnsi="Arial" w:cs="Arial"/>
          <w:b/>
          <w:sz w:val="24"/>
          <w:szCs w:val="24"/>
        </w:rPr>
        <w:t>Sonhar o desaparecimento forçado de pessoas: impossibilidade de presença e perenidade de ausência como efeito do legado da ditadura civil-militar no Brasil.</w:t>
      </w:r>
      <w:r w:rsidRPr="00611C0C">
        <w:rPr>
          <w:rFonts w:ascii="Arial" w:eastAsia="Arial" w:hAnsi="Arial" w:cs="Arial"/>
          <w:sz w:val="24"/>
          <w:szCs w:val="24"/>
        </w:rPr>
        <w:t xml:space="preserve"> </w:t>
      </w:r>
      <w:proofErr w:type="spellStart"/>
      <w:r w:rsidRPr="00611C0C">
        <w:rPr>
          <w:rFonts w:ascii="Arial" w:eastAsia="Arial" w:hAnsi="Arial" w:cs="Arial"/>
          <w:sz w:val="24"/>
          <w:szCs w:val="24"/>
        </w:rPr>
        <w:t>Scielo</w:t>
      </w:r>
      <w:proofErr w:type="spellEnd"/>
      <w:r w:rsidRPr="00611C0C">
        <w:rPr>
          <w:rFonts w:ascii="Arial" w:eastAsia="Arial" w:hAnsi="Arial" w:cs="Arial"/>
          <w:sz w:val="24"/>
          <w:szCs w:val="24"/>
        </w:rPr>
        <w:t>, 2016. Disponível em: https://www.scielo.br/j/pusp/a/TFwLZVJrKWQggRpFPY6kjvp/?format=html&amp;lang=pt. Acesso em: 31 out. 2025.</w:t>
      </w:r>
    </w:p>
    <w:p w14:paraId="545390D4" w14:textId="77777777" w:rsidR="00316938" w:rsidRPr="00316938" w:rsidRDefault="00316938" w:rsidP="00316938">
      <w:pPr>
        <w:rPr>
          <w:rFonts w:eastAsia="Arial"/>
        </w:rPr>
      </w:pPr>
    </w:p>
    <w:p w14:paraId="38D6B9B6" w14:textId="74743FAC" w:rsidR="002F52B7" w:rsidRDefault="00981CE9">
      <w:pPr>
        <w:spacing w:line="360" w:lineRule="auto"/>
        <w:rPr>
          <w:rFonts w:ascii="Arial" w:eastAsia="Noto Sans Symbols" w:hAnsi="Arial" w:cs="Arial"/>
          <w:color w:val="000000"/>
          <w:sz w:val="24"/>
          <w:szCs w:val="24"/>
        </w:rPr>
      </w:pPr>
      <w:r w:rsidRPr="00981CE9">
        <w:rPr>
          <w:rFonts w:ascii="Arial" w:eastAsia="Noto Sans Symbols" w:hAnsi="Arial" w:cs="Arial"/>
          <w:color w:val="000000"/>
          <w:sz w:val="24"/>
          <w:szCs w:val="24"/>
        </w:rPr>
        <w:t xml:space="preserve">FERREIRA, Letícia Carvalho De Mesquita. </w:t>
      </w:r>
      <w:r w:rsidRPr="00B319A8">
        <w:rPr>
          <w:rFonts w:ascii="Arial" w:eastAsia="Noto Sans Symbols" w:hAnsi="Arial" w:cs="Arial"/>
          <w:b/>
          <w:color w:val="000000"/>
          <w:sz w:val="24"/>
          <w:szCs w:val="24"/>
        </w:rPr>
        <w:t>De problema de família a problema social: notas etnográficas sobre o desaparecimento de pessoas no Brasil contemporâneo</w:t>
      </w:r>
      <w:r w:rsidR="00B319A8" w:rsidRPr="00B319A8">
        <w:rPr>
          <w:rFonts w:ascii="Arial" w:eastAsia="Noto Sans Symbols" w:hAnsi="Arial" w:cs="Arial"/>
          <w:b/>
          <w:color w:val="000000"/>
          <w:sz w:val="24"/>
          <w:szCs w:val="24"/>
        </w:rPr>
        <w:t>.</w:t>
      </w:r>
      <w:r>
        <w:rPr>
          <w:rFonts w:ascii="Arial" w:eastAsia="Noto Sans Symbols" w:hAnsi="Arial" w:cs="Arial"/>
          <w:color w:val="000000"/>
          <w:sz w:val="24"/>
          <w:szCs w:val="24"/>
        </w:rPr>
        <w:t xml:space="preserve"> </w:t>
      </w:r>
      <w:r w:rsidRPr="00981CE9">
        <w:rPr>
          <w:rFonts w:ascii="Arial" w:eastAsia="Noto Sans Symbols" w:hAnsi="Arial" w:cs="Arial"/>
          <w:color w:val="000000"/>
          <w:sz w:val="24"/>
          <w:szCs w:val="24"/>
        </w:rPr>
        <w:t>Disponível em: https://doi.org/10.4000/aa.426. Acesso em: 24 out</w:t>
      </w:r>
      <w:r w:rsidR="008C1DD5">
        <w:rPr>
          <w:rFonts w:ascii="Arial" w:eastAsia="Noto Sans Symbols" w:hAnsi="Arial" w:cs="Arial"/>
          <w:color w:val="000000"/>
          <w:sz w:val="24"/>
          <w:szCs w:val="24"/>
        </w:rPr>
        <w:t xml:space="preserve">. </w:t>
      </w:r>
      <w:r w:rsidRPr="00981CE9">
        <w:rPr>
          <w:rFonts w:ascii="Arial" w:eastAsia="Noto Sans Symbols" w:hAnsi="Arial" w:cs="Arial"/>
          <w:color w:val="000000"/>
          <w:sz w:val="24"/>
          <w:szCs w:val="24"/>
        </w:rPr>
        <w:t>2025.</w:t>
      </w:r>
    </w:p>
    <w:p w14:paraId="2CE79D0E" w14:textId="2ABB94EF" w:rsidR="00E427D1" w:rsidRDefault="00E427D1">
      <w:pPr>
        <w:spacing w:line="360" w:lineRule="auto"/>
        <w:rPr>
          <w:rFonts w:ascii="Arial" w:eastAsia="Noto Sans Symbols" w:hAnsi="Arial" w:cs="Arial"/>
          <w:color w:val="000000"/>
          <w:sz w:val="24"/>
          <w:szCs w:val="24"/>
        </w:rPr>
      </w:pPr>
    </w:p>
    <w:p w14:paraId="2798E417" w14:textId="567D6A60" w:rsidR="008C1DD5" w:rsidRDefault="008C1DD5" w:rsidP="008C1DD5">
      <w:pPr>
        <w:spacing w:line="360" w:lineRule="auto"/>
        <w:rPr>
          <w:rFonts w:ascii="Arial" w:eastAsia="Noto Sans Symbols" w:hAnsi="Arial" w:cs="Arial"/>
          <w:color w:val="000000"/>
          <w:sz w:val="24"/>
          <w:szCs w:val="24"/>
        </w:rPr>
      </w:pPr>
      <w:r w:rsidRPr="00316938">
        <w:rPr>
          <w:rFonts w:ascii="Arial" w:eastAsia="Noto Sans Symbols" w:hAnsi="Arial" w:cs="Arial"/>
          <w:color w:val="000000"/>
          <w:sz w:val="24"/>
          <w:szCs w:val="24"/>
        </w:rPr>
        <w:t xml:space="preserve">FÓRUM BRASILEIRO DE SEGURANÇA PÚBLICA. </w:t>
      </w:r>
      <w:r w:rsidRPr="00316938">
        <w:rPr>
          <w:rFonts w:ascii="Arial" w:eastAsia="Noto Sans Symbols" w:hAnsi="Arial" w:cs="Arial"/>
          <w:b/>
          <w:color w:val="000000"/>
          <w:sz w:val="24"/>
          <w:szCs w:val="24"/>
        </w:rPr>
        <w:t xml:space="preserve">19º Anuário Brasileiro de Segurança Pública. </w:t>
      </w:r>
      <w:r w:rsidRPr="00316938">
        <w:rPr>
          <w:rFonts w:ascii="Arial" w:eastAsia="Noto Sans Symbols" w:hAnsi="Arial" w:cs="Arial"/>
          <w:color w:val="000000"/>
          <w:sz w:val="24"/>
          <w:szCs w:val="24"/>
        </w:rPr>
        <w:t>São Paulo: Fórum Brasileiro de Segurança Pública, 2025. Disponível em: https://publicacoes.forumseguranca.org.br/handle/123456789/279. Acesso em:</w:t>
      </w:r>
      <w:r>
        <w:rPr>
          <w:rFonts w:ascii="Arial" w:eastAsia="Noto Sans Symbols" w:hAnsi="Arial" w:cs="Arial"/>
          <w:color w:val="000000"/>
          <w:sz w:val="24"/>
          <w:szCs w:val="24"/>
        </w:rPr>
        <w:t xml:space="preserve"> 31/10/2025.</w:t>
      </w:r>
    </w:p>
    <w:p w14:paraId="2466D5F2" w14:textId="182A5C10" w:rsidR="008C1DD5" w:rsidRDefault="008C1DD5" w:rsidP="008C1DD5">
      <w:pPr>
        <w:spacing w:line="360" w:lineRule="auto"/>
        <w:rPr>
          <w:rFonts w:ascii="Arial" w:eastAsia="Noto Sans Symbols" w:hAnsi="Arial" w:cs="Arial"/>
          <w:color w:val="000000"/>
          <w:sz w:val="24"/>
          <w:szCs w:val="24"/>
        </w:rPr>
      </w:pPr>
    </w:p>
    <w:p w14:paraId="146C0C09" w14:textId="29040800" w:rsidR="008C1DD5" w:rsidRDefault="008C1DD5" w:rsidP="008C1DD5">
      <w:pPr>
        <w:spacing w:line="360" w:lineRule="auto"/>
        <w:jc w:val="both"/>
        <w:rPr>
          <w:rFonts w:ascii="Arial" w:eastAsia="Arial" w:hAnsi="Arial" w:cs="Arial"/>
          <w:sz w:val="24"/>
          <w:szCs w:val="24"/>
        </w:rPr>
      </w:pPr>
      <w:r w:rsidRPr="00793EB3">
        <w:rPr>
          <w:rFonts w:ascii="Arial" w:eastAsia="Arial" w:hAnsi="Arial" w:cs="Arial"/>
          <w:sz w:val="24"/>
          <w:szCs w:val="24"/>
        </w:rPr>
        <w:t xml:space="preserve">FRANÇA, Paula Marcela Ferreira. </w:t>
      </w:r>
      <w:r w:rsidRPr="00793EB3">
        <w:rPr>
          <w:rFonts w:ascii="Arial" w:eastAsia="Arial" w:hAnsi="Arial" w:cs="Arial"/>
          <w:b/>
          <w:sz w:val="24"/>
          <w:szCs w:val="24"/>
        </w:rPr>
        <w:t>“Onde está o meu filho?”: A denúncia do desaparecimento de pessoas.</w:t>
      </w:r>
      <w:r w:rsidRPr="00793EB3">
        <w:rPr>
          <w:rFonts w:ascii="Arial" w:eastAsia="Arial" w:hAnsi="Arial" w:cs="Arial"/>
          <w:sz w:val="24"/>
          <w:szCs w:val="24"/>
        </w:rPr>
        <w:t xml:space="preserve"> Repositório UFT, 2018. Disponível em: https://repositorio.uft.edu.br/handle/11612/2109. Acesso em: 31 out. 2025.</w:t>
      </w:r>
    </w:p>
    <w:p w14:paraId="1AB3B195" w14:textId="7AB062D6" w:rsidR="008C1DD5" w:rsidRDefault="008C1DD5" w:rsidP="008C1DD5">
      <w:pPr>
        <w:spacing w:line="360" w:lineRule="auto"/>
        <w:jc w:val="both"/>
        <w:rPr>
          <w:rFonts w:ascii="Arial" w:eastAsia="Arial" w:hAnsi="Arial" w:cs="Arial"/>
          <w:sz w:val="24"/>
          <w:szCs w:val="24"/>
        </w:rPr>
      </w:pPr>
    </w:p>
    <w:p w14:paraId="57A500CC" w14:textId="77777777" w:rsidR="008C1DD5" w:rsidRDefault="008C1DD5" w:rsidP="008C1DD5">
      <w:pPr>
        <w:spacing w:line="360" w:lineRule="auto"/>
        <w:jc w:val="both"/>
        <w:rPr>
          <w:rFonts w:ascii="Arial" w:eastAsia="Arial" w:hAnsi="Arial" w:cs="Arial"/>
          <w:sz w:val="24"/>
          <w:szCs w:val="24"/>
        </w:rPr>
      </w:pPr>
      <w:r w:rsidRPr="00C91EF6">
        <w:rPr>
          <w:rFonts w:ascii="Arial" w:eastAsia="Arial" w:hAnsi="Arial" w:cs="Arial"/>
          <w:sz w:val="24"/>
          <w:szCs w:val="24"/>
        </w:rPr>
        <w:t xml:space="preserve">META PLATFORMS, INC. </w:t>
      </w:r>
      <w:proofErr w:type="spellStart"/>
      <w:r w:rsidRPr="00C91EF6">
        <w:rPr>
          <w:rFonts w:ascii="Arial" w:eastAsia="Arial" w:hAnsi="Arial" w:cs="Arial"/>
          <w:b/>
          <w:sz w:val="24"/>
          <w:szCs w:val="24"/>
        </w:rPr>
        <w:t>React</w:t>
      </w:r>
      <w:proofErr w:type="spellEnd"/>
      <w:r w:rsidRPr="00C91EF6">
        <w:rPr>
          <w:rFonts w:ascii="Arial" w:eastAsia="Arial" w:hAnsi="Arial" w:cs="Arial"/>
          <w:b/>
          <w:sz w:val="24"/>
          <w:szCs w:val="24"/>
        </w:rPr>
        <w:t xml:space="preserve"> </w:t>
      </w:r>
      <w:proofErr w:type="spellStart"/>
      <w:r w:rsidRPr="00C91EF6">
        <w:rPr>
          <w:rFonts w:ascii="Arial" w:eastAsia="Arial" w:hAnsi="Arial" w:cs="Arial"/>
          <w:b/>
          <w:sz w:val="24"/>
          <w:szCs w:val="24"/>
        </w:rPr>
        <w:t>Native</w:t>
      </w:r>
      <w:proofErr w:type="spellEnd"/>
      <w:r w:rsidRPr="00C91EF6">
        <w:rPr>
          <w:rFonts w:ascii="Arial" w:eastAsia="Arial" w:hAnsi="Arial" w:cs="Arial"/>
          <w:b/>
          <w:sz w:val="24"/>
          <w:szCs w:val="24"/>
        </w:rPr>
        <w:t xml:space="preserve"> </w:t>
      </w:r>
      <w:proofErr w:type="spellStart"/>
      <w:r w:rsidRPr="00C91EF6">
        <w:rPr>
          <w:rFonts w:ascii="Arial" w:eastAsia="Arial" w:hAnsi="Arial" w:cs="Arial"/>
          <w:b/>
          <w:sz w:val="24"/>
          <w:szCs w:val="24"/>
        </w:rPr>
        <w:t>Documentation</w:t>
      </w:r>
      <w:proofErr w:type="spellEnd"/>
      <w:r w:rsidRPr="00C91EF6">
        <w:rPr>
          <w:rFonts w:ascii="Arial" w:eastAsia="Arial" w:hAnsi="Arial" w:cs="Arial"/>
          <w:sz w:val="24"/>
          <w:szCs w:val="24"/>
        </w:rPr>
        <w:t>. Disponível em: https://reactnative.dev/docs/getting-started. Acesso em: 31 out. 2025.</w:t>
      </w:r>
    </w:p>
    <w:p w14:paraId="5BCCB768" w14:textId="77777777" w:rsidR="008C1DD5" w:rsidRDefault="008C1DD5" w:rsidP="008C1DD5">
      <w:pPr>
        <w:spacing w:line="360" w:lineRule="auto"/>
        <w:jc w:val="both"/>
        <w:rPr>
          <w:rFonts w:ascii="Arial" w:eastAsia="Arial" w:hAnsi="Arial" w:cs="Arial"/>
          <w:sz w:val="24"/>
          <w:szCs w:val="24"/>
        </w:rPr>
      </w:pPr>
    </w:p>
    <w:p w14:paraId="08FBC4CE" w14:textId="77777777" w:rsidR="008C1DD5" w:rsidRDefault="008C1DD5" w:rsidP="008C1DD5">
      <w:pPr>
        <w:spacing w:line="360" w:lineRule="auto"/>
        <w:jc w:val="both"/>
        <w:rPr>
          <w:rFonts w:ascii="Arial" w:eastAsia="Arial" w:hAnsi="Arial" w:cs="Arial"/>
          <w:sz w:val="24"/>
          <w:szCs w:val="24"/>
        </w:rPr>
      </w:pPr>
      <w:r w:rsidRPr="00BB5364">
        <w:rPr>
          <w:rFonts w:ascii="Arial" w:eastAsia="Arial" w:hAnsi="Arial" w:cs="Arial"/>
          <w:sz w:val="24"/>
          <w:szCs w:val="24"/>
        </w:rPr>
        <w:t xml:space="preserve">ONU. </w:t>
      </w:r>
      <w:r w:rsidRPr="00BB5364">
        <w:rPr>
          <w:rFonts w:ascii="Arial" w:eastAsia="Arial" w:hAnsi="Arial" w:cs="Arial"/>
          <w:b/>
          <w:sz w:val="24"/>
          <w:szCs w:val="24"/>
        </w:rPr>
        <w:t>Objetivo de Desenvolvimento Sustentável 16: Paz, Justiça e Instituições Eficazes.</w:t>
      </w:r>
      <w:r w:rsidRPr="00BB5364">
        <w:rPr>
          <w:rFonts w:ascii="Arial" w:eastAsia="Arial" w:hAnsi="Arial" w:cs="Arial"/>
          <w:sz w:val="24"/>
          <w:szCs w:val="24"/>
        </w:rPr>
        <w:t xml:space="preserve"> Nova York: Organização das Nações Unidas, 2015. Disponível em: https://brasil.un.org/pt-br/sdgs/16. Acesso em: 30 out. 2025.</w:t>
      </w:r>
    </w:p>
    <w:p w14:paraId="794D5A94" w14:textId="451C2675" w:rsidR="008C1DD5" w:rsidRDefault="008C1DD5">
      <w:pPr>
        <w:spacing w:line="360" w:lineRule="auto"/>
        <w:rPr>
          <w:rFonts w:ascii="Arial" w:eastAsia="Noto Sans Symbols" w:hAnsi="Arial" w:cs="Arial"/>
          <w:color w:val="000000"/>
          <w:sz w:val="24"/>
          <w:szCs w:val="24"/>
        </w:rPr>
      </w:pPr>
    </w:p>
    <w:p w14:paraId="09BDF6C0" w14:textId="3E5CDEBC" w:rsidR="00E427D1" w:rsidRPr="00981CE9" w:rsidRDefault="00E427D1">
      <w:pPr>
        <w:spacing w:line="360" w:lineRule="auto"/>
        <w:rPr>
          <w:rFonts w:ascii="Arial" w:eastAsia="Noto Sans Symbols" w:hAnsi="Arial" w:cs="Arial"/>
          <w:color w:val="000000"/>
          <w:sz w:val="24"/>
          <w:szCs w:val="24"/>
        </w:rPr>
      </w:pPr>
      <w:proofErr w:type="spellStart"/>
      <w:r w:rsidRPr="00E427D1">
        <w:rPr>
          <w:rFonts w:ascii="Arial" w:eastAsia="Noto Sans Symbols" w:hAnsi="Arial" w:cs="Arial"/>
          <w:color w:val="000000"/>
          <w:sz w:val="24"/>
          <w:szCs w:val="24"/>
        </w:rPr>
        <w:t>Perruso</w:t>
      </w:r>
      <w:proofErr w:type="spellEnd"/>
      <w:r w:rsidRPr="00E427D1">
        <w:rPr>
          <w:rFonts w:ascii="Arial" w:eastAsia="Noto Sans Symbols" w:hAnsi="Arial" w:cs="Arial"/>
          <w:color w:val="000000"/>
          <w:sz w:val="24"/>
          <w:szCs w:val="24"/>
        </w:rPr>
        <w:t xml:space="preserve">, C. A. (2013). </w:t>
      </w:r>
      <w:r w:rsidRPr="00E427D1">
        <w:rPr>
          <w:rFonts w:ascii="Arial" w:eastAsia="Noto Sans Symbols" w:hAnsi="Arial" w:cs="Arial"/>
          <w:b/>
          <w:color w:val="000000"/>
          <w:sz w:val="24"/>
          <w:szCs w:val="24"/>
        </w:rPr>
        <w:t>O BRASIL E O DESAPARECIMENTO FORÇADO DE PESSOAS</w:t>
      </w:r>
      <w:r w:rsidRPr="00E427D1">
        <w:rPr>
          <w:rFonts w:ascii="Arial" w:eastAsia="Noto Sans Symbols" w:hAnsi="Arial" w:cs="Arial"/>
          <w:color w:val="000000"/>
          <w:sz w:val="24"/>
          <w:szCs w:val="24"/>
        </w:rPr>
        <w:t xml:space="preserve">. </w:t>
      </w:r>
      <w:proofErr w:type="spellStart"/>
      <w:r w:rsidRPr="00E427D1">
        <w:rPr>
          <w:rFonts w:ascii="Arial" w:eastAsia="Noto Sans Symbols" w:hAnsi="Arial" w:cs="Arial"/>
          <w:color w:val="000000"/>
          <w:sz w:val="24"/>
          <w:szCs w:val="24"/>
        </w:rPr>
        <w:t>Nomos</w:t>
      </w:r>
      <w:proofErr w:type="spellEnd"/>
      <w:r w:rsidRPr="00E427D1">
        <w:rPr>
          <w:rFonts w:ascii="Arial" w:eastAsia="Noto Sans Symbols" w:hAnsi="Arial" w:cs="Arial"/>
          <w:color w:val="000000"/>
          <w:sz w:val="24"/>
          <w:szCs w:val="24"/>
        </w:rPr>
        <w:t>: Revista Do Programa De Pós-Graduação Em Direito Da UFC, 30(1). Recuperado de https://periodicos.ufc.br/nomos/article/view/1236</w:t>
      </w:r>
    </w:p>
    <w:p w14:paraId="082AA76D" w14:textId="25749FB2" w:rsidR="00981CE9" w:rsidRDefault="00981CE9">
      <w:pPr>
        <w:spacing w:line="360" w:lineRule="auto"/>
        <w:rPr>
          <w:rFonts w:ascii="Arial" w:eastAsia="Noto Sans Symbols" w:hAnsi="Arial" w:cs="Arial"/>
          <w:color w:val="000000"/>
          <w:sz w:val="24"/>
          <w:szCs w:val="24"/>
          <w:u w:val="single"/>
        </w:rPr>
      </w:pPr>
    </w:p>
    <w:p w14:paraId="78CF717B" w14:textId="77777777" w:rsidR="008C1DD5" w:rsidRDefault="008C1DD5" w:rsidP="008C1DD5">
      <w:pPr>
        <w:spacing w:line="360" w:lineRule="auto"/>
        <w:jc w:val="both"/>
        <w:rPr>
          <w:rFonts w:ascii="Arial" w:eastAsia="Arial" w:hAnsi="Arial" w:cs="Arial"/>
          <w:sz w:val="24"/>
          <w:szCs w:val="24"/>
        </w:rPr>
      </w:pPr>
      <w:r w:rsidRPr="00C91EF6">
        <w:rPr>
          <w:rFonts w:ascii="Arial" w:eastAsia="Arial" w:hAnsi="Arial" w:cs="Arial"/>
          <w:sz w:val="24"/>
          <w:szCs w:val="24"/>
        </w:rPr>
        <w:t>PYTHON SOFTWARE FOUNDATION</w:t>
      </w:r>
      <w:r w:rsidRPr="00C91EF6">
        <w:rPr>
          <w:rFonts w:ascii="Arial" w:eastAsia="Arial" w:hAnsi="Arial" w:cs="Arial"/>
          <w:b/>
          <w:sz w:val="24"/>
          <w:szCs w:val="24"/>
        </w:rPr>
        <w:t>. Documentação Python (versão 3).</w:t>
      </w:r>
      <w:r w:rsidRPr="00C91EF6">
        <w:rPr>
          <w:rFonts w:ascii="Arial" w:eastAsia="Arial" w:hAnsi="Arial" w:cs="Arial"/>
          <w:sz w:val="24"/>
          <w:szCs w:val="24"/>
        </w:rPr>
        <w:t xml:space="preserve"> Disponível em: https://docs.python.org/pt-br/3/. Acesso em: 31 out. 2025.</w:t>
      </w:r>
    </w:p>
    <w:p w14:paraId="0E2E64EA" w14:textId="12368EAF" w:rsidR="008C1DD5" w:rsidRDefault="008C1DD5" w:rsidP="00BB5364">
      <w:pPr>
        <w:spacing w:line="360" w:lineRule="auto"/>
        <w:jc w:val="both"/>
        <w:rPr>
          <w:rFonts w:ascii="Arial" w:eastAsia="Arial" w:hAnsi="Arial" w:cs="Arial"/>
          <w:sz w:val="24"/>
          <w:szCs w:val="24"/>
        </w:rPr>
      </w:pPr>
    </w:p>
    <w:p w14:paraId="48E36F2A" w14:textId="77777777" w:rsidR="008C1DD5" w:rsidRDefault="008C1DD5" w:rsidP="008C1DD5">
      <w:pPr>
        <w:spacing w:line="360" w:lineRule="auto"/>
        <w:jc w:val="both"/>
        <w:rPr>
          <w:rFonts w:ascii="Arial" w:eastAsia="Arial" w:hAnsi="Arial" w:cs="Arial"/>
          <w:sz w:val="24"/>
          <w:szCs w:val="24"/>
        </w:rPr>
      </w:pPr>
      <w:r w:rsidRPr="00C20086">
        <w:rPr>
          <w:rFonts w:ascii="Arial" w:eastAsia="Arial" w:hAnsi="Arial" w:cs="Arial"/>
          <w:sz w:val="24"/>
          <w:szCs w:val="24"/>
        </w:rPr>
        <w:lastRenderedPageBreak/>
        <w:t xml:space="preserve">RODRIGUES, Eric Augusto Parente; FERNANDEZ, Ana Patrícia De Oliveira. </w:t>
      </w:r>
      <w:proofErr w:type="spellStart"/>
      <w:r w:rsidRPr="00C20086">
        <w:rPr>
          <w:rFonts w:ascii="Arial" w:eastAsia="Arial" w:hAnsi="Arial" w:cs="Arial"/>
          <w:b/>
          <w:sz w:val="24"/>
          <w:szCs w:val="24"/>
        </w:rPr>
        <w:t>Public</w:t>
      </w:r>
      <w:proofErr w:type="spellEnd"/>
      <w:r w:rsidRPr="00C20086">
        <w:rPr>
          <w:rFonts w:ascii="Arial" w:eastAsia="Arial" w:hAnsi="Arial" w:cs="Arial"/>
          <w:b/>
          <w:sz w:val="24"/>
          <w:szCs w:val="24"/>
        </w:rPr>
        <w:t xml:space="preserve"> Security </w:t>
      </w:r>
      <w:proofErr w:type="spellStart"/>
      <w:r w:rsidRPr="00C20086">
        <w:rPr>
          <w:rFonts w:ascii="Arial" w:eastAsia="Arial" w:hAnsi="Arial" w:cs="Arial"/>
          <w:b/>
          <w:sz w:val="24"/>
          <w:szCs w:val="24"/>
        </w:rPr>
        <w:t>Institutions</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and</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the</w:t>
      </w:r>
      <w:proofErr w:type="spellEnd"/>
      <w:r w:rsidRPr="00C20086">
        <w:rPr>
          <w:rFonts w:ascii="Arial" w:eastAsia="Arial" w:hAnsi="Arial" w:cs="Arial"/>
          <w:b/>
          <w:sz w:val="24"/>
          <w:szCs w:val="24"/>
        </w:rPr>
        <w:t xml:space="preserve"> Media in </w:t>
      </w:r>
      <w:proofErr w:type="spellStart"/>
      <w:r w:rsidRPr="00C20086">
        <w:rPr>
          <w:rFonts w:ascii="Arial" w:eastAsia="Arial" w:hAnsi="Arial" w:cs="Arial"/>
          <w:b/>
          <w:sz w:val="24"/>
          <w:szCs w:val="24"/>
        </w:rPr>
        <w:t>the</w:t>
      </w:r>
      <w:proofErr w:type="spellEnd"/>
      <w:r w:rsidRPr="00C20086">
        <w:rPr>
          <w:rFonts w:ascii="Arial" w:eastAsia="Arial" w:hAnsi="Arial" w:cs="Arial"/>
          <w:b/>
          <w:sz w:val="24"/>
          <w:szCs w:val="24"/>
        </w:rPr>
        <w:t xml:space="preserve"> Face </w:t>
      </w:r>
      <w:proofErr w:type="spellStart"/>
      <w:r w:rsidRPr="00C20086">
        <w:rPr>
          <w:rFonts w:ascii="Arial" w:eastAsia="Arial" w:hAnsi="Arial" w:cs="Arial"/>
          <w:b/>
          <w:sz w:val="24"/>
          <w:szCs w:val="24"/>
        </w:rPr>
        <w:t>of</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the</w:t>
      </w:r>
      <w:proofErr w:type="spellEnd"/>
      <w:r w:rsidRPr="00C20086">
        <w:rPr>
          <w:rFonts w:ascii="Arial" w:eastAsia="Arial" w:hAnsi="Arial" w:cs="Arial"/>
          <w:b/>
          <w:sz w:val="24"/>
          <w:szCs w:val="24"/>
        </w:rPr>
        <w:t xml:space="preserve"> Social </w:t>
      </w:r>
      <w:proofErr w:type="spellStart"/>
      <w:r w:rsidRPr="00C20086">
        <w:rPr>
          <w:rFonts w:ascii="Arial" w:eastAsia="Arial" w:hAnsi="Arial" w:cs="Arial"/>
          <w:b/>
          <w:sz w:val="24"/>
          <w:szCs w:val="24"/>
        </w:rPr>
        <w:t>Phenomenon</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of</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the</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Disappearance</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of</w:t>
      </w:r>
      <w:proofErr w:type="spellEnd"/>
      <w:r w:rsidRPr="00C20086">
        <w:rPr>
          <w:rFonts w:ascii="Arial" w:eastAsia="Arial" w:hAnsi="Arial" w:cs="Arial"/>
          <w:b/>
          <w:sz w:val="24"/>
          <w:szCs w:val="24"/>
        </w:rPr>
        <w:t xml:space="preserve"> People in Belém, in </w:t>
      </w:r>
      <w:proofErr w:type="spellStart"/>
      <w:r w:rsidRPr="00C20086">
        <w:rPr>
          <w:rFonts w:ascii="Arial" w:eastAsia="Arial" w:hAnsi="Arial" w:cs="Arial"/>
          <w:b/>
          <w:sz w:val="24"/>
          <w:szCs w:val="24"/>
        </w:rPr>
        <w:t>the</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State</w:t>
      </w:r>
      <w:proofErr w:type="spellEnd"/>
      <w:r w:rsidRPr="00C20086">
        <w:rPr>
          <w:rFonts w:ascii="Arial" w:eastAsia="Arial" w:hAnsi="Arial" w:cs="Arial"/>
          <w:b/>
          <w:sz w:val="24"/>
          <w:szCs w:val="24"/>
        </w:rPr>
        <w:t xml:space="preserve"> </w:t>
      </w:r>
      <w:proofErr w:type="spellStart"/>
      <w:r w:rsidRPr="00C20086">
        <w:rPr>
          <w:rFonts w:ascii="Arial" w:eastAsia="Arial" w:hAnsi="Arial" w:cs="Arial"/>
          <w:b/>
          <w:sz w:val="24"/>
          <w:szCs w:val="24"/>
        </w:rPr>
        <w:t>of</w:t>
      </w:r>
      <w:proofErr w:type="spellEnd"/>
      <w:r w:rsidRPr="00C20086">
        <w:rPr>
          <w:rFonts w:ascii="Arial" w:eastAsia="Arial" w:hAnsi="Arial" w:cs="Arial"/>
          <w:b/>
          <w:sz w:val="24"/>
          <w:szCs w:val="24"/>
        </w:rPr>
        <w:t xml:space="preserve"> Pará, </w:t>
      </w:r>
      <w:proofErr w:type="spellStart"/>
      <w:r w:rsidRPr="00C20086">
        <w:rPr>
          <w:rFonts w:ascii="Arial" w:eastAsia="Arial" w:hAnsi="Arial" w:cs="Arial"/>
          <w:b/>
          <w:sz w:val="24"/>
          <w:szCs w:val="24"/>
        </w:rPr>
        <w:t>Brazil</w:t>
      </w:r>
      <w:proofErr w:type="spellEnd"/>
      <w:r w:rsidRPr="00C20086">
        <w:rPr>
          <w:rFonts w:ascii="Arial" w:eastAsia="Arial" w:hAnsi="Arial" w:cs="Arial"/>
          <w:sz w:val="24"/>
          <w:szCs w:val="24"/>
        </w:rPr>
        <w:t xml:space="preserve">. RSD </w:t>
      </w:r>
      <w:proofErr w:type="spellStart"/>
      <w:r w:rsidRPr="00C20086">
        <w:rPr>
          <w:rFonts w:ascii="Arial" w:eastAsia="Arial" w:hAnsi="Arial" w:cs="Arial"/>
          <w:sz w:val="24"/>
          <w:szCs w:val="24"/>
        </w:rPr>
        <w:t>Journal</w:t>
      </w:r>
      <w:proofErr w:type="spellEnd"/>
      <w:r w:rsidRPr="00C20086">
        <w:rPr>
          <w:rFonts w:ascii="Arial" w:eastAsia="Arial" w:hAnsi="Arial" w:cs="Arial"/>
          <w:sz w:val="24"/>
          <w:szCs w:val="24"/>
        </w:rPr>
        <w:t>, 2020. Disponível em: https://rsdjournal.org/rsd/article/view/9845. Acesso em: 31 out. 2025.</w:t>
      </w:r>
    </w:p>
    <w:p w14:paraId="3E781833" w14:textId="77777777" w:rsidR="008C1DD5" w:rsidRDefault="008C1DD5" w:rsidP="00BB5364">
      <w:pPr>
        <w:spacing w:line="360" w:lineRule="auto"/>
        <w:jc w:val="both"/>
        <w:rPr>
          <w:rFonts w:ascii="Arial" w:eastAsia="Arial" w:hAnsi="Arial" w:cs="Arial"/>
          <w:sz w:val="24"/>
          <w:szCs w:val="24"/>
        </w:rPr>
      </w:pPr>
    </w:p>
    <w:p w14:paraId="57545178" w14:textId="4227EDA1" w:rsidR="00611C0C" w:rsidRDefault="00611C0C" w:rsidP="00BB5364">
      <w:pPr>
        <w:spacing w:line="360" w:lineRule="auto"/>
        <w:jc w:val="both"/>
        <w:rPr>
          <w:rFonts w:ascii="Arial" w:eastAsia="Arial" w:hAnsi="Arial" w:cs="Arial"/>
          <w:sz w:val="24"/>
          <w:szCs w:val="24"/>
        </w:rPr>
      </w:pPr>
      <w:r w:rsidRPr="00611C0C">
        <w:rPr>
          <w:rFonts w:ascii="Arial" w:eastAsia="Arial" w:hAnsi="Arial" w:cs="Arial"/>
          <w:sz w:val="24"/>
          <w:szCs w:val="24"/>
        </w:rPr>
        <w:t xml:space="preserve">SILVA, Melina Calmon et al. </w:t>
      </w:r>
      <w:proofErr w:type="spellStart"/>
      <w:r w:rsidRPr="00611C0C">
        <w:rPr>
          <w:rFonts w:ascii="Arial" w:eastAsia="Arial" w:hAnsi="Arial" w:cs="Arial"/>
          <w:b/>
          <w:sz w:val="24"/>
          <w:szCs w:val="24"/>
        </w:rPr>
        <w:t>An</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initial</w:t>
      </w:r>
      <w:proofErr w:type="spellEnd"/>
      <w:r w:rsidRPr="00611C0C">
        <w:rPr>
          <w:rFonts w:ascii="Arial" w:eastAsia="Arial" w:hAnsi="Arial" w:cs="Arial"/>
          <w:b/>
          <w:sz w:val="24"/>
          <w:szCs w:val="24"/>
        </w:rPr>
        <w:t xml:space="preserve"> overview </w:t>
      </w:r>
      <w:proofErr w:type="spellStart"/>
      <w:r w:rsidRPr="00611C0C">
        <w:rPr>
          <w:rFonts w:ascii="Arial" w:eastAsia="Arial" w:hAnsi="Arial" w:cs="Arial"/>
          <w:b/>
          <w:sz w:val="24"/>
          <w:szCs w:val="24"/>
        </w:rPr>
        <w:t>of</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the</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National</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Policy</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on</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the</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Search</w:t>
      </w:r>
      <w:proofErr w:type="spellEnd"/>
      <w:r w:rsidRPr="00611C0C">
        <w:rPr>
          <w:rFonts w:ascii="Arial" w:eastAsia="Arial" w:hAnsi="Arial" w:cs="Arial"/>
          <w:b/>
          <w:sz w:val="24"/>
          <w:szCs w:val="24"/>
        </w:rPr>
        <w:t xml:space="preserve"> for </w:t>
      </w:r>
      <w:proofErr w:type="spellStart"/>
      <w:r w:rsidRPr="00611C0C">
        <w:rPr>
          <w:rFonts w:ascii="Arial" w:eastAsia="Arial" w:hAnsi="Arial" w:cs="Arial"/>
          <w:b/>
          <w:sz w:val="24"/>
          <w:szCs w:val="24"/>
        </w:rPr>
        <w:t>Missing</w:t>
      </w:r>
      <w:proofErr w:type="spellEnd"/>
      <w:r w:rsidRPr="00611C0C">
        <w:rPr>
          <w:rFonts w:ascii="Arial" w:eastAsia="Arial" w:hAnsi="Arial" w:cs="Arial"/>
          <w:b/>
          <w:sz w:val="24"/>
          <w:szCs w:val="24"/>
        </w:rPr>
        <w:t xml:space="preserve"> </w:t>
      </w:r>
      <w:proofErr w:type="spellStart"/>
      <w:r w:rsidRPr="00611C0C">
        <w:rPr>
          <w:rFonts w:ascii="Arial" w:eastAsia="Arial" w:hAnsi="Arial" w:cs="Arial"/>
          <w:b/>
          <w:sz w:val="24"/>
          <w:szCs w:val="24"/>
        </w:rPr>
        <w:t>Persons</w:t>
      </w:r>
      <w:proofErr w:type="spellEnd"/>
      <w:r w:rsidRPr="00611C0C">
        <w:rPr>
          <w:rFonts w:ascii="Arial" w:eastAsia="Arial" w:hAnsi="Arial" w:cs="Arial"/>
          <w:b/>
          <w:sz w:val="24"/>
          <w:szCs w:val="24"/>
        </w:rPr>
        <w:t xml:space="preserve"> in </w:t>
      </w:r>
      <w:proofErr w:type="spellStart"/>
      <w:r w:rsidRPr="00611C0C">
        <w:rPr>
          <w:rFonts w:ascii="Arial" w:eastAsia="Arial" w:hAnsi="Arial" w:cs="Arial"/>
          <w:b/>
          <w:sz w:val="24"/>
          <w:szCs w:val="24"/>
        </w:rPr>
        <w:t>Brazil</w:t>
      </w:r>
      <w:proofErr w:type="spellEnd"/>
      <w:r w:rsidRPr="00611C0C">
        <w:rPr>
          <w:rFonts w:ascii="Arial" w:eastAsia="Arial" w:hAnsi="Arial" w:cs="Arial"/>
          <w:sz w:val="24"/>
          <w:szCs w:val="24"/>
        </w:rPr>
        <w:t xml:space="preserve">. Science </w:t>
      </w:r>
      <w:proofErr w:type="spellStart"/>
      <w:r w:rsidRPr="00611C0C">
        <w:rPr>
          <w:rFonts w:ascii="Arial" w:eastAsia="Arial" w:hAnsi="Arial" w:cs="Arial"/>
          <w:sz w:val="24"/>
          <w:szCs w:val="24"/>
        </w:rPr>
        <w:t>Direct</w:t>
      </w:r>
      <w:proofErr w:type="spellEnd"/>
      <w:r w:rsidRPr="00611C0C">
        <w:rPr>
          <w:rFonts w:ascii="Arial" w:eastAsia="Arial" w:hAnsi="Arial" w:cs="Arial"/>
          <w:sz w:val="24"/>
          <w:szCs w:val="24"/>
        </w:rPr>
        <w:t>, 2022. Disponível em: https://www.sciencedirect.com/science/article/pii/S2665910722000317#fig0005. Acesso em: 31 out. 2025.</w:t>
      </w:r>
    </w:p>
    <w:p w14:paraId="10D40C4A" w14:textId="31E81B58" w:rsidR="00611C0C" w:rsidRDefault="00611C0C" w:rsidP="00BB5364">
      <w:pPr>
        <w:spacing w:line="360" w:lineRule="auto"/>
        <w:jc w:val="both"/>
        <w:rPr>
          <w:rFonts w:ascii="Arial" w:eastAsia="Arial" w:hAnsi="Arial" w:cs="Arial"/>
          <w:sz w:val="24"/>
          <w:szCs w:val="24"/>
        </w:rPr>
      </w:pPr>
    </w:p>
    <w:p w14:paraId="41C6F7F2" w14:textId="0922D35D" w:rsidR="00C20086" w:rsidRDefault="00C20086" w:rsidP="00BB5364">
      <w:pPr>
        <w:spacing w:line="360" w:lineRule="auto"/>
        <w:jc w:val="both"/>
        <w:rPr>
          <w:rFonts w:ascii="Arial" w:eastAsia="Arial" w:hAnsi="Arial" w:cs="Arial"/>
          <w:sz w:val="24"/>
          <w:szCs w:val="24"/>
        </w:rPr>
      </w:pPr>
    </w:p>
    <w:p w14:paraId="71AEE9D3" w14:textId="5E4D407B" w:rsidR="00C20086" w:rsidRDefault="00C20086" w:rsidP="00C20086">
      <w:pPr>
        <w:spacing w:line="360" w:lineRule="auto"/>
        <w:jc w:val="both"/>
        <w:rPr>
          <w:rFonts w:ascii="Arial" w:eastAsia="Arial" w:hAnsi="Arial" w:cs="Arial"/>
          <w:sz w:val="24"/>
          <w:szCs w:val="24"/>
        </w:rPr>
      </w:pPr>
    </w:p>
    <w:p w14:paraId="70301F88" w14:textId="0136A8CF" w:rsidR="00793EB3" w:rsidRDefault="00793EB3" w:rsidP="00C20086">
      <w:pPr>
        <w:spacing w:line="360" w:lineRule="auto"/>
        <w:jc w:val="both"/>
        <w:rPr>
          <w:rFonts w:ascii="Arial" w:eastAsia="Arial" w:hAnsi="Arial" w:cs="Arial"/>
          <w:sz w:val="24"/>
          <w:szCs w:val="24"/>
        </w:rPr>
      </w:pPr>
    </w:p>
    <w:p w14:paraId="045A8BA2" w14:textId="20AB8984" w:rsidR="00C91EF6" w:rsidRDefault="00C91EF6" w:rsidP="00C91EF6">
      <w:pPr>
        <w:spacing w:line="360" w:lineRule="auto"/>
        <w:jc w:val="both"/>
        <w:rPr>
          <w:rFonts w:ascii="Arial" w:eastAsia="Arial" w:hAnsi="Arial" w:cs="Arial"/>
          <w:sz w:val="24"/>
          <w:szCs w:val="24"/>
        </w:rPr>
      </w:pPr>
    </w:p>
    <w:p w14:paraId="20203FFC" w14:textId="77777777" w:rsidR="00316938" w:rsidRPr="00981CE9" w:rsidRDefault="00316938" w:rsidP="00C91EF6">
      <w:pPr>
        <w:spacing w:line="360" w:lineRule="auto"/>
        <w:jc w:val="both"/>
        <w:rPr>
          <w:rFonts w:ascii="Arial" w:eastAsia="Arial" w:hAnsi="Arial" w:cs="Arial"/>
          <w:sz w:val="24"/>
          <w:szCs w:val="24"/>
        </w:rPr>
      </w:pPr>
    </w:p>
    <w:sectPr w:rsidR="00316938" w:rsidRPr="00981CE9">
      <w:pgSz w:w="11906" w:h="16838"/>
      <w:pgMar w:top="1701" w:right="1134" w:bottom="1134" w:left="1701" w:header="709" w:footer="709"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27AD8" w14:textId="77777777" w:rsidR="00CC114C" w:rsidRDefault="00CC114C" w:rsidP="0072005C">
      <w:pPr>
        <w:spacing w:line="240" w:lineRule="auto"/>
      </w:pPr>
      <w:r>
        <w:separator/>
      </w:r>
    </w:p>
  </w:endnote>
  <w:endnote w:type="continuationSeparator" w:id="0">
    <w:p w14:paraId="56E38E40" w14:textId="77777777" w:rsidR="00CC114C" w:rsidRDefault="00CC114C" w:rsidP="007200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BA929" w14:textId="77777777" w:rsidR="00CC114C" w:rsidRDefault="00CC114C" w:rsidP="0072005C">
      <w:pPr>
        <w:spacing w:line="240" w:lineRule="auto"/>
      </w:pPr>
      <w:r>
        <w:separator/>
      </w:r>
    </w:p>
  </w:footnote>
  <w:footnote w:type="continuationSeparator" w:id="0">
    <w:p w14:paraId="3F422CF3" w14:textId="77777777" w:rsidR="00CC114C" w:rsidRDefault="00CC114C" w:rsidP="007200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482FC4"/>
    <w:multiLevelType w:val="multilevel"/>
    <w:tmpl w:val="6F686FF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7D95727"/>
    <w:multiLevelType w:val="multilevel"/>
    <w:tmpl w:val="52C6015E"/>
    <w:lvl w:ilvl="0">
      <w:start w:val="1"/>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520" w:hanging="25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B7"/>
    <w:rsid w:val="00180118"/>
    <w:rsid w:val="001F25C0"/>
    <w:rsid w:val="00201E9C"/>
    <w:rsid w:val="002634C2"/>
    <w:rsid w:val="00266192"/>
    <w:rsid w:val="002B6FBE"/>
    <w:rsid w:val="002F52B7"/>
    <w:rsid w:val="00316938"/>
    <w:rsid w:val="00317BA9"/>
    <w:rsid w:val="00345FB4"/>
    <w:rsid w:val="0038028E"/>
    <w:rsid w:val="00380F1E"/>
    <w:rsid w:val="003A6F68"/>
    <w:rsid w:val="003B5643"/>
    <w:rsid w:val="00497A65"/>
    <w:rsid w:val="004F0A7F"/>
    <w:rsid w:val="00500A38"/>
    <w:rsid w:val="00510A67"/>
    <w:rsid w:val="00526E50"/>
    <w:rsid w:val="00550F01"/>
    <w:rsid w:val="005E5F1E"/>
    <w:rsid w:val="00611C0C"/>
    <w:rsid w:val="006622D0"/>
    <w:rsid w:val="007016CB"/>
    <w:rsid w:val="0072005C"/>
    <w:rsid w:val="00793EB3"/>
    <w:rsid w:val="007A73E9"/>
    <w:rsid w:val="007D5D37"/>
    <w:rsid w:val="008C1DD5"/>
    <w:rsid w:val="00926E0A"/>
    <w:rsid w:val="00935B54"/>
    <w:rsid w:val="00981CE9"/>
    <w:rsid w:val="009A55C7"/>
    <w:rsid w:val="009B4C5C"/>
    <w:rsid w:val="00A9560D"/>
    <w:rsid w:val="00AA0F25"/>
    <w:rsid w:val="00B2565E"/>
    <w:rsid w:val="00B319A8"/>
    <w:rsid w:val="00BB5364"/>
    <w:rsid w:val="00BE6FB6"/>
    <w:rsid w:val="00C20086"/>
    <w:rsid w:val="00C81670"/>
    <w:rsid w:val="00C91EF6"/>
    <w:rsid w:val="00CC114C"/>
    <w:rsid w:val="00D97BF4"/>
    <w:rsid w:val="00DB253E"/>
    <w:rsid w:val="00E10C0A"/>
    <w:rsid w:val="00E427D1"/>
    <w:rsid w:val="00E55DC3"/>
    <w:rsid w:val="00EC7267"/>
    <w:rsid w:val="00F871DC"/>
    <w:rsid w:val="015A8327"/>
    <w:rsid w:val="02E6AA6F"/>
    <w:rsid w:val="17D28439"/>
    <w:rsid w:val="188FC981"/>
    <w:rsid w:val="2BE4DA19"/>
    <w:rsid w:val="31726DC5"/>
    <w:rsid w:val="32F4E9AA"/>
    <w:rsid w:val="35B63E22"/>
    <w:rsid w:val="37C13478"/>
    <w:rsid w:val="3BE15B2C"/>
    <w:rsid w:val="3E443274"/>
    <w:rsid w:val="491FF38E"/>
    <w:rsid w:val="4E924306"/>
    <w:rsid w:val="524C0BC7"/>
    <w:rsid w:val="5528592B"/>
    <w:rsid w:val="6387D12B"/>
    <w:rsid w:val="66B2A286"/>
    <w:rsid w:val="683BBDF5"/>
    <w:rsid w:val="7271B41F"/>
    <w:rsid w:val="7A265908"/>
    <w:rsid w:val="7D7484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6CC8"/>
  <w15:docId w15:val="{AF8605A5-35E5-42B2-8E37-3DC4A9FC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7A90"/>
    <w:rPr>
      <w:rFonts w:eastAsia="Times New Roman"/>
    </w:rPr>
  </w:style>
  <w:style w:type="paragraph" w:styleId="Ttulo1">
    <w:name w:val="heading 1"/>
    <w:basedOn w:val="Normal"/>
    <w:next w:val="Normal"/>
    <w:link w:val="Ttulo1Char"/>
    <w:uiPriority w:val="9"/>
    <w:qFormat/>
    <w:rsid w:val="001564A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1564A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1564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debalo">
    <w:name w:val="Balloon Text"/>
    <w:basedOn w:val="Normal"/>
    <w:link w:val="TextodebaloChar"/>
    <w:uiPriority w:val="99"/>
    <w:semiHidden/>
    <w:unhideWhenUsed/>
    <w:rsid w:val="00A27A90"/>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27A90"/>
    <w:rPr>
      <w:rFonts w:ascii="Tahoma" w:eastAsia="Times New Roman" w:hAnsi="Tahoma" w:cs="Tahoma"/>
      <w:sz w:val="16"/>
      <w:szCs w:val="16"/>
      <w:lang w:eastAsia="pt-BR"/>
    </w:rPr>
  </w:style>
  <w:style w:type="paragraph" w:styleId="PargrafodaLista">
    <w:name w:val="List Paragraph"/>
    <w:basedOn w:val="Normal"/>
    <w:uiPriority w:val="34"/>
    <w:qFormat/>
    <w:rsid w:val="00A27A90"/>
    <w:pPr>
      <w:spacing w:after="200"/>
      <w:ind w:left="720"/>
      <w:contextualSpacing/>
    </w:pPr>
    <w:rPr>
      <w:rFonts w:asciiTheme="minorHAnsi" w:eastAsiaTheme="minorHAnsi" w:hAnsiTheme="minorHAnsi" w:cstheme="minorBidi"/>
      <w:lang w:eastAsia="en-US"/>
    </w:rPr>
  </w:style>
  <w:style w:type="paragraph" w:styleId="Cabealho">
    <w:name w:val="header"/>
    <w:basedOn w:val="Normal"/>
    <w:link w:val="CabealhoChar"/>
    <w:uiPriority w:val="99"/>
    <w:unhideWhenUsed/>
    <w:rsid w:val="0041456F"/>
    <w:pPr>
      <w:tabs>
        <w:tab w:val="center" w:pos="4252"/>
        <w:tab w:val="right" w:pos="8504"/>
      </w:tabs>
      <w:spacing w:line="240" w:lineRule="auto"/>
    </w:pPr>
    <w:rPr>
      <w:rFonts w:asciiTheme="minorHAnsi" w:eastAsiaTheme="minorHAnsi" w:hAnsiTheme="minorHAnsi" w:cstheme="minorBidi"/>
      <w:lang w:eastAsia="en-US"/>
    </w:rPr>
  </w:style>
  <w:style w:type="character" w:customStyle="1" w:styleId="CabealhoChar">
    <w:name w:val="Cabeçalho Char"/>
    <w:basedOn w:val="Fontepargpadro"/>
    <w:link w:val="Cabealho"/>
    <w:uiPriority w:val="99"/>
    <w:rsid w:val="0041456F"/>
  </w:style>
  <w:style w:type="paragraph" w:styleId="Rodap">
    <w:name w:val="footer"/>
    <w:basedOn w:val="Normal"/>
    <w:link w:val="RodapChar"/>
    <w:uiPriority w:val="99"/>
    <w:unhideWhenUsed/>
    <w:rsid w:val="00CA28D1"/>
    <w:pPr>
      <w:tabs>
        <w:tab w:val="center" w:pos="4252"/>
        <w:tab w:val="right" w:pos="8504"/>
      </w:tabs>
      <w:spacing w:line="240" w:lineRule="auto"/>
    </w:pPr>
  </w:style>
  <w:style w:type="character" w:customStyle="1" w:styleId="RodapChar">
    <w:name w:val="Rodapé Char"/>
    <w:basedOn w:val="Fontepargpadro"/>
    <w:link w:val="Rodap"/>
    <w:uiPriority w:val="99"/>
    <w:rsid w:val="00CA28D1"/>
    <w:rPr>
      <w:rFonts w:ascii="Calibri" w:eastAsia="Times New Roman" w:hAnsi="Calibri" w:cs="Calibri"/>
      <w:lang w:eastAsia="pt-BR"/>
    </w:rPr>
  </w:style>
  <w:style w:type="character" w:styleId="Hyperlink">
    <w:name w:val="Hyperlink"/>
    <w:basedOn w:val="Fontepargpadro"/>
    <w:uiPriority w:val="99"/>
    <w:unhideWhenUsed/>
    <w:rsid w:val="005D0DC5"/>
    <w:rPr>
      <w:color w:val="0000FF" w:themeColor="hyperlink"/>
      <w:u w:val="single"/>
    </w:rPr>
  </w:style>
  <w:style w:type="character" w:styleId="HiperlinkVisitado">
    <w:name w:val="FollowedHyperlink"/>
    <w:basedOn w:val="Fontepargpadro"/>
    <w:uiPriority w:val="99"/>
    <w:semiHidden/>
    <w:unhideWhenUsed/>
    <w:rsid w:val="00182D12"/>
    <w:rPr>
      <w:color w:val="800080" w:themeColor="followedHyperlink"/>
      <w:u w:val="single"/>
    </w:rPr>
  </w:style>
  <w:style w:type="paragraph" w:customStyle="1" w:styleId="EstiloSum1">
    <w:name w:val="EstiloSum1"/>
    <w:basedOn w:val="Normal"/>
    <w:link w:val="EstiloSum1Char"/>
    <w:qFormat/>
    <w:rsid w:val="00FE4108"/>
    <w:pPr>
      <w:spacing w:after="200"/>
      <w:jc w:val="center"/>
    </w:pPr>
    <w:rPr>
      <w:rFonts w:ascii="Arial" w:hAnsi="Arial" w:cs="Arial"/>
      <w:b/>
      <w:bCs/>
      <w:sz w:val="28"/>
      <w:szCs w:val="28"/>
    </w:rPr>
  </w:style>
  <w:style w:type="paragraph" w:customStyle="1" w:styleId="EstiloSum2">
    <w:name w:val="EstiloSum2"/>
    <w:basedOn w:val="Normal"/>
    <w:link w:val="EstiloSum2Char"/>
    <w:qFormat/>
    <w:rsid w:val="00FE4108"/>
    <w:pPr>
      <w:spacing w:after="800" w:line="360" w:lineRule="auto"/>
      <w:jc w:val="both"/>
    </w:pPr>
    <w:rPr>
      <w:rFonts w:ascii="Arial" w:hAnsi="Arial" w:cs="Arial"/>
      <w:b/>
      <w:bCs/>
      <w:sz w:val="24"/>
      <w:szCs w:val="24"/>
    </w:rPr>
  </w:style>
  <w:style w:type="character" w:customStyle="1" w:styleId="EstiloSum1Char">
    <w:name w:val="EstiloSum1 Char"/>
    <w:basedOn w:val="Fontepargpadro"/>
    <w:link w:val="EstiloSum1"/>
    <w:rsid w:val="00FE4108"/>
    <w:rPr>
      <w:rFonts w:ascii="Arial" w:eastAsia="Times New Roman" w:hAnsi="Arial" w:cs="Arial"/>
      <w:b/>
      <w:bCs/>
      <w:sz w:val="28"/>
      <w:szCs w:val="28"/>
      <w:lang w:eastAsia="pt-BR"/>
    </w:rPr>
  </w:style>
  <w:style w:type="paragraph" w:customStyle="1" w:styleId="Estilotelas">
    <w:name w:val="Estilotelas"/>
    <w:basedOn w:val="Normal"/>
    <w:link w:val="EstilotelasChar"/>
    <w:qFormat/>
    <w:rsid w:val="00FE4108"/>
    <w:pPr>
      <w:jc w:val="both"/>
    </w:pPr>
    <w:rPr>
      <w:rFonts w:ascii="Arial" w:hAnsi="Arial" w:cs="Arial"/>
      <w:sz w:val="24"/>
      <w:szCs w:val="24"/>
    </w:rPr>
  </w:style>
  <w:style w:type="character" w:customStyle="1" w:styleId="EstiloSum2Char">
    <w:name w:val="EstiloSum2 Char"/>
    <w:basedOn w:val="Fontepargpadro"/>
    <w:link w:val="EstiloSum2"/>
    <w:rsid w:val="00FE4108"/>
    <w:rPr>
      <w:rFonts w:ascii="Arial" w:eastAsia="Times New Roman" w:hAnsi="Arial" w:cs="Arial"/>
      <w:b/>
      <w:bCs/>
      <w:sz w:val="24"/>
      <w:szCs w:val="24"/>
      <w:lang w:eastAsia="pt-BR"/>
    </w:rPr>
  </w:style>
  <w:style w:type="character" w:customStyle="1" w:styleId="Ttulo1Char">
    <w:name w:val="Título 1 Char"/>
    <w:basedOn w:val="Fontepargpadro"/>
    <w:link w:val="Ttulo1"/>
    <w:uiPriority w:val="9"/>
    <w:rsid w:val="001564AC"/>
    <w:rPr>
      <w:rFonts w:asciiTheme="majorHAnsi" w:eastAsiaTheme="majorEastAsia" w:hAnsiTheme="majorHAnsi" w:cstheme="majorBidi"/>
      <w:color w:val="365F91" w:themeColor="accent1" w:themeShade="BF"/>
      <w:sz w:val="32"/>
      <w:szCs w:val="32"/>
      <w:lang w:eastAsia="pt-BR"/>
    </w:rPr>
  </w:style>
  <w:style w:type="character" w:customStyle="1" w:styleId="EstilotelasChar">
    <w:name w:val="Estilotelas Char"/>
    <w:basedOn w:val="Fontepargpadro"/>
    <w:link w:val="Estilotelas"/>
    <w:rsid w:val="00FE4108"/>
    <w:rPr>
      <w:rFonts w:ascii="Arial" w:eastAsia="Times New Roman" w:hAnsi="Arial" w:cs="Arial"/>
      <w:sz w:val="24"/>
      <w:szCs w:val="24"/>
      <w:lang w:eastAsia="pt-BR"/>
    </w:rPr>
  </w:style>
  <w:style w:type="character" w:customStyle="1" w:styleId="Ttulo2Char">
    <w:name w:val="Título 2 Char"/>
    <w:basedOn w:val="Fontepargpadro"/>
    <w:link w:val="Ttulo2"/>
    <w:uiPriority w:val="9"/>
    <w:rsid w:val="001564AC"/>
    <w:rPr>
      <w:rFonts w:asciiTheme="majorHAnsi" w:eastAsiaTheme="majorEastAsia" w:hAnsiTheme="majorHAnsi" w:cstheme="majorBidi"/>
      <w:color w:val="365F91" w:themeColor="accent1" w:themeShade="BF"/>
      <w:sz w:val="26"/>
      <w:szCs w:val="26"/>
      <w:lang w:eastAsia="pt-BR"/>
    </w:rPr>
  </w:style>
  <w:style w:type="character" w:customStyle="1" w:styleId="Ttulo3Char">
    <w:name w:val="Título 3 Char"/>
    <w:basedOn w:val="Fontepargpadro"/>
    <w:link w:val="Ttulo3"/>
    <w:uiPriority w:val="9"/>
    <w:rsid w:val="001564AC"/>
    <w:rPr>
      <w:rFonts w:asciiTheme="majorHAnsi" w:eastAsiaTheme="majorEastAsia" w:hAnsiTheme="majorHAnsi" w:cstheme="majorBidi"/>
      <w:color w:val="243F60" w:themeColor="accent1" w:themeShade="7F"/>
      <w:sz w:val="24"/>
      <w:szCs w:val="24"/>
      <w:lang w:eastAsia="pt-BR"/>
    </w:rPr>
  </w:style>
  <w:style w:type="paragraph" w:styleId="Sumrio2">
    <w:name w:val="toc 2"/>
    <w:basedOn w:val="Normal"/>
    <w:next w:val="Normal"/>
    <w:autoRedefine/>
    <w:uiPriority w:val="39"/>
    <w:unhideWhenUsed/>
    <w:rsid w:val="00742350"/>
    <w:pPr>
      <w:tabs>
        <w:tab w:val="right" w:leader="dot" w:pos="9061"/>
      </w:tabs>
      <w:spacing w:after="100"/>
      <w:jc w:val="both"/>
    </w:pPr>
  </w:style>
  <w:style w:type="paragraph" w:styleId="Sumrio1">
    <w:name w:val="toc 1"/>
    <w:basedOn w:val="Normal"/>
    <w:next w:val="Normal"/>
    <w:autoRedefine/>
    <w:uiPriority w:val="39"/>
    <w:unhideWhenUsed/>
    <w:rsid w:val="00742350"/>
    <w:pPr>
      <w:tabs>
        <w:tab w:val="right" w:leader="dot" w:pos="9061"/>
      </w:tabs>
      <w:spacing w:line="360" w:lineRule="auto"/>
      <w:jc w:val="both"/>
    </w:pPr>
    <w:rPr>
      <w:rFonts w:ascii="Arial" w:hAnsi="Arial"/>
      <w:sz w:val="24"/>
    </w:rPr>
  </w:style>
  <w:style w:type="paragraph" w:styleId="Sumrio3">
    <w:name w:val="toc 3"/>
    <w:basedOn w:val="Normal"/>
    <w:next w:val="Normal"/>
    <w:autoRedefine/>
    <w:uiPriority w:val="39"/>
    <w:unhideWhenUsed/>
    <w:rsid w:val="00742350"/>
    <w:pPr>
      <w:tabs>
        <w:tab w:val="right" w:leader="dot" w:pos="9061"/>
      </w:tabs>
      <w:spacing w:after="100"/>
      <w:jc w:val="both"/>
    </w:pPr>
  </w:style>
  <w:style w:type="paragraph" w:customStyle="1" w:styleId="Estilofigura">
    <w:name w:val="Estilofigura"/>
    <w:basedOn w:val="Normal"/>
    <w:link w:val="EstilofiguraChar"/>
    <w:rsid w:val="000D47C0"/>
    <w:pPr>
      <w:jc w:val="center"/>
    </w:pPr>
    <w:rPr>
      <w:rFonts w:ascii="Arial" w:hAnsi="Arial" w:cs="Arial"/>
      <w:noProof/>
      <w:sz w:val="20"/>
      <w:szCs w:val="24"/>
    </w:rPr>
  </w:style>
  <w:style w:type="paragraph" w:customStyle="1" w:styleId="EstilofIGu">
    <w:name w:val="EstilofIGu"/>
    <w:basedOn w:val="Normal"/>
    <w:link w:val="EstilofIGuChar"/>
    <w:qFormat/>
    <w:rsid w:val="000D47C0"/>
    <w:pPr>
      <w:spacing w:line="240" w:lineRule="auto"/>
      <w:jc w:val="center"/>
    </w:pPr>
    <w:rPr>
      <w:rFonts w:ascii="Arial" w:hAnsi="Arial" w:cs="Arial"/>
      <w:sz w:val="20"/>
      <w:szCs w:val="24"/>
    </w:rPr>
  </w:style>
  <w:style w:type="character" w:customStyle="1" w:styleId="EstilofiguraChar">
    <w:name w:val="Estilofigura Char"/>
    <w:basedOn w:val="Fontepargpadro"/>
    <w:link w:val="Estilofigura"/>
    <w:rsid w:val="000D47C0"/>
    <w:rPr>
      <w:rFonts w:ascii="Arial" w:eastAsia="Times New Roman" w:hAnsi="Arial" w:cs="Arial"/>
      <w:noProof/>
      <w:sz w:val="20"/>
      <w:szCs w:val="24"/>
      <w:lang w:eastAsia="pt-BR"/>
    </w:rPr>
  </w:style>
  <w:style w:type="character" w:customStyle="1" w:styleId="EstilofIGuChar">
    <w:name w:val="EstilofIGu Char"/>
    <w:basedOn w:val="Fontepargpadro"/>
    <w:link w:val="EstilofIGu"/>
    <w:rsid w:val="000D47C0"/>
    <w:rPr>
      <w:rFonts w:ascii="Arial" w:eastAsia="Times New Roman" w:hAnsi="Arial" w:cs="Arial"/>
      <w:sz w:val="20"/>
      <w:szCs w:val="24"/>
      <w:lang w:eastAsia="pt-BR"/>
    </w:rPr>
  </w:style>
  <w:style w:type="character" w:styleId="Forte">
    <w:name w:val="Strong"/>
    <w:aliases w:val="eu"/>
    <w:uiPriority w:val="22"/>
    <w:qFormat/>
    <w:rsid w:val="00207047"/>
    <w:rPr>
      <w:rFonts w:ascii="Arial" w:hAnsi="Arial"/>
      <w:b/>
      <w:bCs/>
      <w:sz w:val="28"/>
    </w:rPr>
  </w:style>
  <w:style w:type="paragraph" w:styleId="Citao">
    <w:name w:val="Quote"/>
    <w:aliases w:val="tituloprinc"/>
    <w:basedOn w:val="Normal"/>
    <w:next w:val="Normal"/>
    <w:link w:val="CitaoChar"/>
    <w:uiPriority w:val="29"/>
    <w:qFormat/>
    <w:rsid w:val="00207047"/>
    <w:pPr>
      <w:spacing w:after="200" w:line="360" w:lineRule="auto"/>
    </w:pPr>
    <w:rPr>
      <w:rFonts w:ascii="Arial" w:eastAsia="Calibri" w:hAnsi="Arial" w:cs="Times New Roman"/>
      <w:b/>
      <w:iCs/>
      <w:color w:val="000000"/>
      <w:sz w:val="28"/>
      <w:lang w:val="en-US" w:eastAsia="en-US"/>
    </w:rPr>
  </w:style>
  <w:style w:type="character" w:customStyle="1" w:styleId="CitaoChar">
    <w:name w:val="Citação Char"/>
    <w:aliases w:val="tituloprinc Char"/>
    <w:basedOn w:val="Fontepargpadro"/>
    <w:link w:val="Citao"/>
    <w:uiPriority w:val="29"/>
    <w:rsid w:val="00207047"/>
    <w:rPr>
      <w:rFonts w:ascii="Arial" w:eastAsia="Calibri" w:hAnsi="Arial" w:cs="Times New Roman"/>
      <w:b/>
      <w:iCs/>
      <w:color w:val="000000"/>
      <w:sz w:val="28"/>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egenda">
    <w:name w:val="caption"/>
    <w:basedOn w:val="Normal"/>
    <w:next w:val="Normal"/>
    <w:uiPriority w:val="35"/>
    <w:unhideWhenUsed/>
    <w:qFormat/>
    <w:rsid w:val="0072005C"/>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72005C"/>
  </w:style>
  <w:style w:type="paragraph" w:styleId="CabealhodoSumrio">
    <w:name w:val="TOC Heading"/>
    <w:basedOn w:val="Ttulo1"/>
    <w:next w:val="Normal"/>
    <w:uiPriority w:val="39"/>
    <w:unhideWhenUsed/>
    <w:qFormat/>
    <w:rsid w:val="00A9560D"/>
    <w:pPr>
      <w:spacing w:line="259" w:lineRule="auto"/>
      <w:outlineLvl w:val="9"/>
    </w:pPr>
  </w:style>
  <w:style w:type="character" w:styleId="MenoPendente">
    <w:name w:val="Unresolved Mention"/>
    <w:basedOn w:val="Fontepargpadro"/>
    <w:uiPriority w:val="99"/>
    <w:semiHidden/>
    <w:unhideWhenUsed/>
    <w:rsid w:val="00316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4525">
      <w:bodyDiv w:val="1"/>
      <w:marLeft w:val="0"/>
      <w:marRight w:val="0"/>
      <w:marTop w:val="0"/>
      <w:marBottom w:val="0"/>
      <w:divBdr>
        <w:top w:val="none" w:sz="0" w:space="0" w:color="auto"/>
        <w:left w:val="none" w:sz="0" w:space="0" w:color="auto"/>
        <w:bottom w:val="none" w:sz="0" w:space="0" w:color="auto"/>
        <w:right w:val="none" w:sz="0" w:space="0" w:color="auto"/>
      </w:divBdr>
    </w:div>
    <w:div w:id="38945350">
      <w:bodyDiv w:val="1"/>
      <w:marLeft w:val="0"/>
      <w:marRight w:val="0"/>
      <w:marTop w:val="0"/>
      <w:marBottom w:val="0"/>
      <w:divBdr>
        <w:top w:val="none" w:sz="0" w:space="0" w:color="auto"/>
        <w:left w:val="none" w:sz="0" w:space="0" w:color="auto"/>
        <w:bottom w:val="none" w:sz="0" w:space="0" w:color="auto"/>
        <w:right w:val="none" w:sz="0" w:space="0" w:color="auto"/>
      </w:divBdr>
    </w:div>
    <w:div w:id="148597757">
      <w:bodyDiv w:val="1"/>
      <w:marLeft w:val="0"/>
      <w:marRight w:val="0"/>
      <w:marTop w:val="0"/>
      <w:marBottom w:val="0"/>
      <w:divBdr>
        <w:top w:val="none" w:sz="0" w:space="0" w:color="auto"/>
        <w:left w:val="none" w:sz="0" w:space="0" w:color="auto"/>
        <w:bottom w:val="none" w:sz="0" w:space="0" w:color="auto"/>
        <w:right w:val="none" w:sz="0" w:space="0" w:color="auto"/>
      </w:divBdr>
    </w:div>
    <w:div w:id="292448578">
      <w:bodyDiv w:val="1"/>
      <w:marLeft w:val="0"/>
      <w:marRight w:val="0"/>
      <w:marTop w:val="0"/>
      <w:marBottom w:val="0"/>
      <w:divBdr>
        <w:top w:val="none" w:sz="0" w:space="0" w:color="auto"/>
        <w:left w:val="none" w:sz="0" w:space="0" w:color="auto"/>
        <w:bottom w:val="none" w:sz="0" w:space="0" w:color="auto"/>
        <w:right w:val="none" w:sz="0" w:space="0" w:color="auto"/>
      </w:divBdr>
    </w:div>
    <w:div w:id="333387797">
      <w:bodyDiv w:val="1"/>
      <w:marLeft w:val="0"/>
      <w:marRight w:val="0"/>
      <w:marTop w:val="0"/>
      <w:marBottom w:val="0"/>
      <w:divBdr>
        <w:top w:val="none" w:sz="0" w:space="0" w:color="auto"/>
        <w:left w:val="none" w:sz="0" w:space="0" w:color="auto"/>
        <w:bottom w:val="none" w:sz="0" w:space="0" w:color="auto"/>
        <w:right w:val="none" w:sz="0" w:space="0" w:color="auto"/>
      </w:divBdr>
    </w:div>
    <w:div w:id="146657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e736eac-86e7-47c8-a43e-acbffb36f5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42D8B7CD2931E4DA4F676626E1D81AC" ma:contentTypeVersion="4" ma:contentTypeDescription="Crie um novo documento." ma:contentTypeScope="" ma:versionID="f5955edd78965b407e18c055d7569ccd">
  <xsd:schema xmlns:xsd="http://www.w3.org/2001/XMLSchema" xmlns:xs="http://www.w3.org/2001/XMLSchema" xmlns:p="http://schemas.microsoft.com/office/2006/metadata/properties" xmlns:ns2="de736eac-86e7-47c8-a43e-acbffb36f5a5" targetNamespace="http://schemas.microsoft.com/office/2006/metadata/properties" ma:root="true" ma:fieldsID="bf071ae3cd190887a8d64a08e397e56b" ns2:_="">
    <xsd:import namespace="de736eac-86e7-47c8-a43e-acbffb36f5a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36eac-86e7-47c8-a43e-acbffb36f5a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dqIw9ndZ474hqP4oZHFj52tMA==">CgMxLjAyCGguZ2pkZ3hzMgloLjMwajB6bGwyCWguMWZvYjl0ZTIJaC4zem55c2g3MgloLjJldDkycDAyCGgudHlqY3d0MgloLjNkeTZ2a20yCWguMXQzaDVzZjIJaC40ZDM0b2c4MgloLjJzOGV5bzEyCWguMTdkcDh2dTIJaC4zcmRjcmpuMgloLjI2aW4xcmc4AHIhMUt1SExsZEhYdjVKZTYwSHB5elM5cm5jOXQzVWZWTHR3</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CA6F9-A5DE-4EDA-82FB-86022CE2EBD1}">
  <ds:schemaRefs>
    <ds:schemaRef ds:uri="http://schemas.microsoft.com/sharepoint/v3/contenttype/forms"/>
  </ds:schemaRefs>
</ds:datastoreItem>
</file>

<file path=customXml/itemProps2.xml><?xml version="1.0" encoding="utf-8"?>
<ds:datastoreItem xmlns:ds="http://schemas.openxmlformats.org/officeDocument/2006/customXml" ds:itemID="{AA141AC7-BE64-4DDD-939E-94DC934549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D90816-4536-4FEB-A556-AC568648A50D}"/>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A7E08D7-0C9E-487F-9E0C-FC8FDE54A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3670</Words>
  <Characters>19821</Characters>
  <Application>Microsoft Office Word</Application>
  <DocSecurity>0</DocSecurity>
  <Lines>165</Lines>
  <Paragraphs>46</Paragraphs>
  <ScaleCrop>false</ScaleCrop>
  <Company>CPS</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dc:creator>
  <cp:lastModifiedBy>MILLIE ZANON MORELLI SANTOS</cp:lastModifiedBy>
  <cp:revision>5</cp:revision>
  <dcterms:created xsi:type="dcterms:W3CDTF">2025-10-31T17:00:00Z</dcterms:created>
  <dcterms:modified xsi:type="dcterms:W3CDTF">2025-11-14T16:42:00Z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0x010100242D8B7CD2931E4DA4F676626E1D81AC</vt:lpwstr>
  </property>
</Properties>
</file>